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D4B3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10AE84D0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0800D66E" wp14:editId="232EE2A6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D25E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69781977" w14:textId="324531F6" w:rsidR="00781332" w:rsidRDefault="0032578D" w:rsidP="00781332">
      <w:pPr>
        <w:pStyle w:val="nazevprojektu"/>
      </w:pPr>
      <w:proofErr w:type="gramStart"/>
      <w:r>
        <w:t>3D</w:t>
      </w:r>
      <w:proofErr w:type="gramEnd"/>
      <w:r>
        <w:t xml:space="preserve"> ZÁVODNÍ HRA</w:t>
      </w:r>
    </w:p>
    <w:p w14:paraId="54766149" w14:textId="0044B776" w:rsidR="006949E3" w:rsidRDefault="00FC7A73" w:rsidP="003F38FC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7F29A8">
        <w:rPr>
          <w:noProof/>
        </w:rPr>
        <w:t>2026</w:t>
      </w:r>
      <w:r>
        <w:fldChar w:fldCharType="end"/>
      </w:r>
      <w:r w:rsidR="00781332">
        <w:tab/>
      </w:r>
      <w:r w:rsidR="00BD4B81">
        <w:t>Robin Pelikán</w:t>
      </w:r>
      <w:r w:rsidR="00781332">
        <w:t xml:space="preserve">, </w:t>
      </w:r>
      <w:r w:rsidR="00FA3ABF">
        <w:br w:type="page"/>
      </w:r>
    </w:p>
    <w:p w14:paraId="11E5339A" w14:textId="0613864C" w:rsidR="006949E3" w:rsidRDefault="00A659CE">
      <w:pPr>
        <w:spacing w:line="240" w:lineRule="auto"/>
      </w:pPr>
      <w:r w:rsidRPr="00A659CE">
        <w:rPr>
          <w:noProof/>
        </w:rPr>
        <w:lastRenderedPageBreak/>
        <w:drawing>
          <wp:inline distT="0" distB="0" distL="0" distR="0" wp14:anchorId="3613CEAD" wp14:editId="307B1203">
            <wp:extent cx="5580380" cy="8063865"/>
            <wp:effectExtent l="0" t="0" r="1270" b="0"/>
            <wp:docPr id="1410928992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28992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0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9E3">
        <w:br w:type="page"/>
      </w:r>
    </w:p>
    <w:p w14:paraId="1ADD0D65" w14:textId="77777777" w:rsidR="006949E3" w:rsidRDefault="006949E3" w:rsidP="003F38FC">
      <w:pPr>
        <w:pStyle w:val="jmno"/>
        <w:rPr>
          <w:b/>
          <w:szCs w:val="24"/>
        </w:rPr>
      </w:pPr>
    </w:p>
    <w:p w14:paraId="1604B4CD" w14:textId="51A0A9C8" w:rsidR="006949E3" w:rsidRDefault="00A659CE">
      <w:pPr>
        <w:spacing w:line="240" w:lineRule="auto"/>
        <w:rPr>
          <w:b/>
          <w:szCs w:val="24"/>
        </w:rPr>
      </w:pPr>
      <w:r w:rsidRPr="00A659CE">
        <w:rPr>
          <w:b/>
          <w:noProof/>
          <w:szCs w:val="24"/>
        </w:rPr>
        <w:drawing>
          <wp:inline distT="0" distB="0" distL="0" distR="0" wp14:anchorId="1B9E376C" wp14:editId="6592DF03">
            <wp:extent cx="5580380" cy="5530215"/>
            <wp:effectExtent l="0" t="0" r="1270" b="0"/>
            <wp:docPr id="90632678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678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9E3">
        <w:rPr>
          <w:b/>
          <w:szCs w:val="24"/>
        </w:rPr>
        <w:br w:type="page"/>
      </w:r>
    </w:p>
    <w:p w14:paraId="3F75E8B6" w14:textId="1F6E7E6D" w:rsidR="00E40621" w:rsidRDefault="00E40621" w:rsidP="003F38FC">
      <w:pPr>
        <w:pStyle w:val="jmno"/>
      </w:pPr>
      <w:r>
        <w:lastRenderedPageBreak/>
        <w:t>Prohlášení:</w:t>
      </w:r>
    </w:p>
    <w:p w14:paraId="296D58F9" w14:textId="7777777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62FB0D8A" w14:textId="77777777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5443531B" w14:textId="77777777"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043948" w:rsidRPr="00043948">
        <w:rPr>
          <w:rStyle w:val="doplnittext"/>
        </w:rPr>
        <w:t>doplnit</w:t>
      </w:r>
      <w:r w:rsidR="00043948">
        <w:rPr>
          <w:rStyle w:val="doplnittext"/>
        </w:rPr>
        <w:t xml:space="preserve"> datum</w:t>
      </w:r>
    </w:p>
    <w:p w14:paraId="35D802D5" w14:textId="7777777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3AF17EEB" w14:textId="77777777" w:rsidR="00FA3ABF" w:rsidRPr="00FC7A73" w:rsidRDefault="00FA3ABF" w:rsidP="003B2B9F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5FD07F0C" w14:textId="77777777" w:rsidR="009C34A3" w:rsidRDefault="001573C0">
      <w:pPr>
        <w:rPr>
          <w:ins w:id="4" w:author="Robin Pelikán" w:date="2026-02-24T08:57:00Z" w16du:dateUtc="2026-02-24T07:57:00Z"/>
          <w:rStyle w:val="doplnittext"/>
        </w:rPr>
      </w:pPr>
      <w:proofErr w:type="spellStart"/>
      <w:r w:rsidRPr="001573C0">
        <w:rPr>
          <w:rStyle w:val="doplnittext"/>
          <w:b/>
          <w:bCs/>
        </w:rPr>
        <w:t>Always</w:t>
      </w:r>
      <w:proofErr w:type="spellEnd"/>
      <w:r w:rsidRPr="001573C0">
        <w:rPr>
          <w:rStyle w:val="doplnittext"/>
          <w:b/>
          <w:bCs/>
        </w:rPr>
        <w:t xml:space="preserve"> In A Drift</w:t>
      </w:r>
      <w:r w:rsidRPr="001573C0">
        <w:rPr>
          <w:rStyle w:val="doplnittext"/>
        </w:rPr>
        <w:t xml:space="preserve"> je </w:t>
      </w:r>
      <w:proofErr w:type="gramStart"/>
      <w:r w:rsidRPr="001573C0">
        <w:rPr>
          <w:rStyle w:val="doplnittext"/>
        </w:rPr>
        <w:t>3D</w:t>
      </w:r>
      <w:proofErr w:type="gramEnd"/>
      <w:r w:rsidRPr="001573C0">
        <w:rPr>
          <w:rStyle w:val="doplnittext"/>
        </w:rPr>
        <w:t xml:space="preserve"> závodní hra vyvinutá v Unity, zaměřená na minimalistickou</w:t>
      </w:r>
      <w:r>
        <w:rPr>
          <w:rStyle w:val="doplnittext"/>
        </w:rPr>
        <w:t xml:space="preserve"> </w:t>
      </w:r>
      <w:r w:rsidRPr="001573C0">
        <w:rPr>
          <w:rStyle w:val="doplnittext"/>
        </w:rPr>
        <w:t xml:space="preserve">stylizaci kombinovanou s atmosférickým osvětlením a </w:t>
      </w:r>
      <w:r w:rsidR="0002129C">
        <w:rPr>
          <w:rStyle w:val="doplnittext"/>
        </w:rPr>
        <w:t>na oko hezkými</w:t>
      </w:r>
      <w:r w:rsidRPr="001573C0">
        <w:rPr>
          <w:rStyle w:val="doplnittext"/>
        </w:rPr>
        <w:t xml:space="preserve"> světelnými efekty. Hráč si vybírá z minimálně tří aut, z nichž každé má odlišné jízdní vlastnosti</w:t>
      </w:r>
      <w:r w:rsidR="0002129C">
        <w:rPr>
          <w:rStyle w:val="doplnittext"/>
        </w:rPr>
        <w:t>, rychlost</w:t>
      </w:r>
      <w:r w:rsidRPr="001573C0">
        <w:rPr>
          <w:rStyle w:val="doplnittext"/>
        </w:rPr>
        <w:t xml:space="preserve"> a chování v</w:t>
      </w:r>
      <w:r w:rsidR="0002129C">
        <w:rPr>
          <w:rStyle w:val="doplnittext"/>
        </w:rPr>
        <w:t>e smyku</w:t>
      </w:r>
      <w:r w:rsidRPr="001573C0">
        <w:rPr>
          <w:rStyle w:val="doplnittext"/>
        </w:rPr>
        <w:t>.</w:t>
      </w:r>
    </w:p>
    <w:p w14:paraId="4E61F407" w14:textId="77777777" w:rsidR="009C34A3" w:rsidRDefault="009C34A3">
      <w:pPr>
        <w:rPr>
          <w:ins w:id="5" w:author="Robin Pelikán" w:date="2026-02-24T08:57:00Z" w16du:dateUtc="2026-02-24T07:57:00Z"/>
          <w:rStyle w:val="doplnittext"/>
        </w:rPr>
      </w:pPr>
    </w:p>
    <w:p w14:paraId="5D9ED988" w14:textId="30086D9D" w:rsidR="00FA3ABF" w:rsidRPr="00043948" w:rsidRDefault="001573C0">
      <w:pPr>
        <w:rPr>
          <w:rStyle w:val="doplnittext"/>
        </w:rPr>
      </w:pPr>
      <w:del w:id="6" w:author="Robin Pelikán" w:date="2026-02-24T08:57:00Z" w16du:dateUtc="2026-02-24T07:57:00Z">
        <w:r w:rsidRPr="001573C0" w:rsidDel="009C34A3">
          <w:rPr>
            <w:rStyle w:val="doplnittext"/>
          </w:rPr>
          <w:delText xml:space="preserve"> </w:delText>
        </w:r>
      </w:del>
      <w:r w:rsidRPr="001573C0">
        <w:rPr>
          <w:rStyle w:val="doplnittext"/>
        </w:rPr>
        <w:t>K dispozici jsou také tři rozdílné mapy s unikátním profilem</w:t>
      </w:r>
      <w:r w:rsidR="00026CAB">
        <w:rPr>
          <w:rStyle w:val="doplnittext"/>
        </w:rPr>
        <w:t>,</w:t>
      </w:r>
      <w:r w:rsidRPr="001573C0">
        <w:rPr>
          <w:rStyle w:val="doplnittext"/>
        </w:rPr>
        <w:t xml:space="preserve"> od technických klikatých cest po rychlé rovné úseky. Hra obsahuje přehledné uživatelské rozhraní zahrnující hlavní menu i nastavení. Cílem projektu je vytvořit plynulý, stylový a zábavný </w:t>
      </w:r>
      <w:proofErr w:type="spellStart"/>
      <w:r w:rsidRPr="001573C0">
        <w:rPr>
          <w:rStyle w:val="doplnittext"/>
        </w:rPr>
        <w:t>driftovací</w:t>
      </w:r>
      <w:proofErr w:type="spellEnd"/>
      <w:r w:rsidRPr="001573C0">
        <w:rPr>
          <w:rStyle w:val="doplnittext"/>
        </w:rPr>
        <w:t xml:space="preserve"> zážitek, který propojuje jednoduchý vizuální design s kvalitní fyzikou a moderním grafickým zpracováním.</w:t>
      </w:r>
    </w:p>
    <w:p w14:paraId="320C2048" w14:textId="77777777" w:rsidR="00FA3ABF" w:rsidRPr="00FC7A73" w:rsidRDefault="00FA3ABF" w:rsidP="003B2B9F">
      <w:pPr>
        <w:pStyle w:val="resum"/>
      </w:pPr>
      <w:bookmarkStart w:id="7" w:name="_Toc37577729"/>
      <w:r w:rsidRPr="00FC7A73">
        <w:lastRenderedPageBreak/>
        <w:t>OBSAH</w:t>
      </w:r>
      <w:bookmarkEnd w:id="7"/>
    </w:p>
    <w:p w14:paraId="163F36E3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>
        <w:t>úvod</w:t>
      </w:r>
      <w:r>
        <w:tab/>
      </w:r>
      <w:r>
        <w:fldChar w:fldCharType="begin"/>
      </w:r>
      <w:r>
        <w:instrText xml:space="preserve"> PAGEREF _Toc225217929 \h </w:instrText>
      </w:r>
      <w:r>
        <w:fldChar w:fldCharType="separate"/>
      </w:r>
      <w:r>
        <w:t>5</w:t>
      </w:r>
      <w:r>
        <w:fldChar w:fldCharType="end"/>
      </w:r>
    </w:p>
    <w:p w14:paraId="122955F2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1</w:t>
      </w:r>
      <w:r>
        <w:rPr>
          <w:b w:val="0"/>
          <w:bCs w:val="0"/>
          <w:caps w:val="0"/>
          <w:sz w:val="24"/>
          <w:szCs w:val="24"/>
        </w:rPr>
        <w:tab/>
      </w:r>
      <w:r>
        <w:t>NADPISY HLAVNÍCH KAPITOL</w:t>
      </w:r>
      <w:r>
        <w:tab/>
      </w:r>
      <w:r>
        <w:fldChar w:fldCharType="begin"/>
      </w:r>
      <w:r>
        <w:instrText xml:space="preserve"> PAGEREF _Toc225217930 \h </w:instrText>
      </w:r>
      <w:r>
        <w:fldChar w:fldCharType="separate"/>
      </w:r>
      <w:r>
        <w:t>6</w:t>
      </w:r>
      <w:r>
        <w:fldChar w:fldCharType="end"/>
      </w:r>
    </w:p>
    <w:p w14:paraId="56D2D039" w14:textId="77777777" w:rsidR="003B2B9F" w:rsidRDefault="003B2B9F">
      <w:pPr>
        <w:pStyle w:val="Obsah2"/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Nadpisy 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8AF418" w14:textId="77777777" w:rsidR="003B2B9F" w:rsidRDefault="003B2B9F">
      <w:pPr>
        <w:pStyle w:val="Obsah3"/>
        <w:rPr>
          <w:iCs w:val="0"/>
          <w:noProof/>
          <w:sz w:val="24"/>
        </w:rPr>
      </w:pPr>
      <w:r>
        <w:rPr>
          <w:noProof/>
        </w:rPr>
        <w:t>1.1.1</w:t>
      </w:r>
      <w:r>
        <w:rPr>
          <w:iCs w:val="0"/>
          <w:noProof/>
          <w:sz w:val="24"/>
        </w:rPr>
        <w:tab/>
      </w:r>
      <w:r>
        <w:rPr>
          <w:noProof/>
        </w:rPr>
        <w:t>Nadpisy podkapitol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C3314F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Závěr</w:t>
      </w:r>
      <w:r>
        <w:tab/>
      </w:r>
      <w:r>
        <w:fldChar w:fldCharType="begin"/>
      </w:r>
      <w:r>
        <w:instrText xml:space="preserve"> PAGEREF _Toc225217933 \h </w:instrText>
      </w:r>
      <w:r>
        <w:fldChar w:fldCharType="separate"/>
      </w:r>
      <w:r>
        <w:t>8</w:t>
      </w:r>
      <w:r>
        <w:fldChar w:fldCharType="end"/>
      </w:r>
    </w:p>
    <w:p w14:paraId="64476F73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_Toc225217934 \h </w:instrText>
      </w:r>
      <w:r>
        <w:fldChar w:fldCharType="separate"/>
      </w:r>
      <w:r>
        <w:t>9</w:t>
      </w:r>
      <w:r>
        <w:fldChar w:fldCharType="end"/>
      </w:r>
    </w:p>
    <w:p w14:paraId="238B811F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_Toc225217935 \h </w:instrText>
      </w:r>
      <w:r>
        <w:fldChar w:fldCharType="separate"/>
      </w:r>
      <w:r>
        <w:t>10</w:t>
      </w:r>
      <w:r>
        <w:fldChar w:fldCharType="end"/>
      </w:r>
    </w:p>
    <w:p w14:paraId="39E53CC8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obrázků</w:t>
      </w:r>
      <w:r>
        <w:tab/>
      </w:r>
      <w:r>
        <w:fldChar w:fldCharType="begin"/>
      </w:r>
      <w:r>
        <w:instrText xml:space="preserve"> PAGEREF _Toc225217936 \h </w:instrText>
      </w:r>
      <w:r>
        <w:fldChar w:fldCharType="separate"/>
      </w:r>
      <w:r>
        <w:t>11</w:t>
      </w:r>
      <w:r>
        <w:fldChar w:fldCharType="end"/>
      </w:r>
    </w:p>
    <w:p w14:paraId="2A59992D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tabulek</w:t>
      </w:r>
      <w:r>
        <w:tab/>
      </w:r>
      <w:r>
        <w:fldChar w:fldCharType="begin"/>
      </w:r>
      <w:r>
        <w:instrText xml:space="preserve"> PAGEREF _Toc225217937 \h </w:instrText>
      </w:r>
      <w:r>
        <w:fldChar w:fldCharType="separate"/>
      </w:r>
      <w:r>
        <w:t>12</w:t>
      </w:r>
      <w:r>
        <w:fldChar w:fldCharType="end"/>
      </w:r>
    </w:p>
    <w:p w14:paraId="4A5628FE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Příloh</w:t>
      </w:r>
      <w:r>
        <w:tab/>
      </w:r>
      <w:r>
        <w:fldChar w:fldCharType="begin"/>
      </w:r>
      <w:r>
        <w:instrText xml:space="preserve"> PAGEREF _Toc225217938 \h </w:instrText>
      </w:r>
      <w:r>
        <w:fldChar w:fldCharType="separate"/>
      </w:r>
      <w:r>
        <w:t>13</w:t>
      </w:r>
      <w:r>
        <w:fldChar w:fldCharType="end"/>
      </w:r>
    </w:p>
    <w:p w14:paraId="666F6359" w14:textId="77777777" w:rsidR="00FA3ABF" w:rsidRDefault="003B2B9F">
      <w:r>
        <w:rPr>
          <w:noProof/>
          <w:sz w:val="22"/>
          <w:szCs w:val="28"/>
        </w:rPr>
        <w:fldChar w:fldCharType="end"/>
      </w:r>
    </w:p>
    <w:p w14:paraId="5A434DAF" w14:textId="77777777" w:rsidR="00FA3ABF" w:rsidRDefault="00FA3ABF">
      <w:pPr>
        <w:sectPr w:rsidR="00FA3ABF">
          <w:headerReference w:type="even" r:id="rId10"/>
          <w:footerReference w:type="even" r:id="rId11"/>
          <w:footerReference w:type="default" r:id="rId12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69A628B2" w14:textId="026F9ECC" w:rsidR="00E86F3E" w:rsidRPr="00E86F3E" w:rsidRDefault="00FA3ABF" w:rsidP="00E86F3E">
      <w:pPr>
        <w:pStyle w:val="NadpisHlavniNecisl"/>
        <w:rPr>
          <w:rStyle w:val="doplnittext"/>
          <w:i w:val="0"/>
          <w:sz w:val="32"/>
        </w:rPr>
      </w:pPr>
      <w:bookmarkStart w:id="8" w:name="_Toc37577730"/>
      <w:bookmarkStart w:id="9" w:name="_Toc225217929"/>
      <w:r>
        <w:lastRenderedPageBreak/>
        <w:t>úvod</w:t>
      </w:r>
      <w:bookmarkEnd w:id="8"/>
      <w:bookmarkEnd w:id="9"/>
    </w:p>
    <w:p w14:paraId="299AD6BB" w14:textId="77777777" w:rsidR="0032578D" w:rsidRDefault="0058561A" w:rsidP="008F4064">
      <w:pPr>
        <w:rPr>
          <w:rStyle w:val="doplnittext"/>
        </w:rPr>
      </w:pPr>
      <w:r w:rsidRPr="0058561A">
        <w:rPr>
          <w:rStyle w:val="doplnittext"/>
        </w:rPr>
        <w:t xml:space="preserve">Předmětem tohoto projektu je vývoj počítačové hry zaměřené na disciplínu driftování, realizované v herním prostředí Unity. Motivací pro vznik této práce je reakce na současný stav herního trhu, kde se závodní tituly často soustředí na komplexní příběhové kampaně a hyper-realistické grafické zpracování na úkor čisté hratelnosti a plynulosti. Tento projekt volí odlišný přístup a řeší problematiku vytvořením hry, která </w:t>
      </w:r>
      <w:r w:rsidR="0032578D">
        <w:rPr>
          <w:rStyle w:val="doplnittext"/>
        </w:rPr>
        <w:t xml:space="preserve">se soustředí na </w:t>
      </w:r>
      <w:r w:rsidRPr="0058561A">
        <w:rPr>
          <w:rStyle w:val="doplnittext"/>
        </w:rPr>
        <w:t>herní zážitek, dynamiku a precizní odezvu ovládání. Záměrně je zvolena</w:t>
      </w:r>
      <w:r w:rsidR="0032578D">
        <w:rPr>
          <w:rStyle w:val="doplnittext"/>
        </w:rPr>
        <w:t xml:space="preserve"> prostá </w:t>
      </w:r>
      <w:r w:rsidRPr="0058561A">
        <w:rPr>
          <w:rStyle w:val="doplnittext"/>
        </w:rPr>
        <w:t xml:space="preserve">stylizace grafiky, která se nesnaží imitovat realitu, nýbrž využívá pokročilých metod nasvícení scény k dosažení </w:t>
      </w:r>
      <w:r w:rsidR="004728A2">
        <w:rPr>
          <w:rStyle w:val="doplnittext"/>
        </w:rPr>
        <w:t>dynamického herního stylu</w:t>
      </w:r>
      <w:r w:rsidRPr="0058561A">
        <w:rPr>
          <w:rStyle w:val="doplnittext"/>
        </w:rPr>
        <w:t xml:space="preserve"> a atmosféry. Toto rozhodnutí umožňuje optimalizovat výkon a soustředit vývojové úsilí na to nejdůležitější, tedy na fyzikální chování vozu a interakci hráče s herním prostředím. Hra neobsahuje kampaň ani </w:t>
      </w:r>
      <w:proofErr w:type="spellStart"/>
      <w:r w:rsidR="0032578D">
        <w:rPr>
          <w:rStyle w:val="doplnittext"/>
        </w:rPr>
        <w:t>jákékoliv</w:t>
      </w:r>
      <w:proofErr w:type="spellEnd"/>
      <w:r w:rsidR="0032578D">
        <w:rPr>
          <w:rStyle w:val="doplnittext"/>
        </w:rPr>
        <w:t xml:space="preserve"> příběhové prvky</w:t>
      </w:r>
      <w:r w:rsidRPr="0058561A">
        <w:rPr>
          <w:rStyle w:val="doplnittext"/>
        </w:rPr>
        <w:t>, čímž eliminuje rušivé elementy a nabízí ryzí radost z jízdy na třech navržených mapách s využitím dvou typů vozidel.</w:t>
      </w:r>
    </w:p>
    <w:p w14:paraId="29F63CEC" w14:textId="77777777" w:rsidR="0032578D" w:rsidRDefault="0032578D" w:rsidP="008F4064">
      <w:pPr>
        <w:rPr>
          <w:rStyle w:val="doplnittext"/>
        </w:rPr>
      </w:pPr>
    </w:p>
    <w:p w14:paraId="1F4D6B4F" w14:textId="26048E22" w:rsidR="0032578D" w:rsidRDefault="0032578D" w:rsidP="008F4064">
      <w:pPr>
        <w:rPr>
          <w:rStyle w:val="doplnittext"/>
          <w:color w:val="000000" w:themeColor="text1"/>
        </w:rPr>
      </w:pPr>
      <w:r>
        <w:rPr>
          <w:rStyle w:val="doplnittext"/>
        </w:rPr>
        <w:t>Mezi mapy patří</w:t>
      </w:r>
      <w:r w:rsidR="00F52B63">
        <w:rPr>
          <w:rStyle w:val="doplnittext"/>
          <w:color w:val="FF0000"/>
        </w:rPr>
        <w:t xml:space="preserve"> </w:t>
      </w:r>
      <w:r w:rsidR="00F52B63">
        <w:rPr>
          <w:rStyle w:val="doplnittext"/>
          <w:color w:val="000000" w:themeColor="text1"/>
        </w:rPr>
        <w:t xml:space="preserve">Winter Forrest což je trasa kde hráč projíždí mezi zasněženými </w:t>
      </w:r>
      <w:proofErr w:type="spellStart"/>
      <w:r w:rsidR="00F52B63">
        <w:rPr>
          <w:rStyle w:val="doplnittext"/>
          <w:color w:val="000000" w:themeColor="text1"/>
        </w:rPr>
        <w:t>kopcemi</w:t>
      </w:r>
      <w:proofErr w:type="spellEnd"/>
      <w:r w:rsidR="00F52B63">
        <w:rPr>
          <w:rStyle w:val="doplnittext"/>
          <w:color w:val="000000" w:themeColor="text1"/>
        </w:rPr>
        <w:t xml:space="preserve">, horami a stromy. Také je vše doplněno o padající sníh. Další mapa je </w:t>
      </w:r>
      <w:proofErr w:type="spellStart"/>
      <w:r w:rsidR="00F52B63">
        <w:rPr>
          <w:rStyle w:val="doplnittext"/>
          <w:color w:val="000000" w:themeColor="text1"/>
        </w:rPr>
        <w:t>Japanese</w:t>
      </w:r>
      <w:proofErr w:type="spellEnd"/>
      <w:r w:rsidR="00F52B63">
        <w:rPr>
          <w:rStyle w:val="doplnittext"/>
          <w:color w:val="000000" w:themeColor="text1"/>
        </w:rPr>
        <w:t xml:space="preserve"> </w:t>
      </w:r>
      <w:proofErr w:type="spellStart"/>
      <w:r w:rsidR="00F52B63">
        <w:rPr>
          <w:rStyle w:val="doplnittext"/>
          <w:color w:val="000000" w:themeColor="text1"/>
        </w:rPr>
        <w:t>Touge</w:t>
      </w:r>
      <w:proofErr w:type="spellEnd"/>
      <w:r w:rsidR="00F52B63">
        <w:rPr>
          <w:rStyle w:val="doplnittext"/>
          <w:color w:val="000000" w:themeColor="text1"/>
        </w:rPr>
        <w:t xml:space="preserve">, což je ostrá klikatá trasa z vrcholu hory až dolů. Mapa je doplněna o stromy a skály blokující rozhled do zatáček. Poslední mapa bude </w:t>
      </w:r>
      <w:ins w:id="10" w:author="Robin Pelikán" w:date="2026-02-24T08:51:00Z" w16du:dateUtc="2026-02-24T07:51:00Z">
        <w:r w:rsidR="009C34A3">
          <w:rPr>
            <w:rStyle w:val="doplnittext"/>
            <w:color w:val="000000" w:themeColor="text1"/>
          </w:rPr>
          <w:t>závodní okruh</w:t>
        </w:r>
      </w:ins>
      <w:r w:rsidR="00F52B63">
        <w:rPr>
          <w:rStyle w:val="doplnittext"/>
          <w:color w:val="000000" w:themeColor="text1"/>
        </w:rPr>
        <w:t>.</w:t>
      </w:r>
      <w:ins w:id="11" w:author="Robin Pelikán" w:date="2026-02-24T08:52:00Z" w16du:dateUtc="2026-02-24T07:52:00Z">
        <w:r w:rsidR="009C34A3">
          <w:rPr>
            <w:rStyle w:val="doplnittext"/>
            <w:color w:val="000000" w:themeColor="text1"/>
          </w:rPr>
          <w:t xml:space="preserve"> Ten se nebude soustředit na atmosféru a grafickou dokonalost ale hlavně na samotnou topologii trasy. Závodní okruh bude taky slo</w:t>
        </w:r>
      </w:ins>
      <w:ins w:id="12" w:author="Robin Pelikán" w:date="2026-02-24T08:53:00Z" w16du:dateUtc="2026-02-24T07:53:00Z">
        <w:r w:rsidR="009C34A3">
          <w:rPr>
            <w:rStyle w:val="doplnittext"/>
            <w:color w:val="000000" w:themeColor="text1"/>
          </w:rPr>
          <w:t>užit jako tutoriál, který vysvětli a naučí hráče ovládání a chování auta.</w:t>
        </w:r>
      </w:ins>
    </w:p>
    <w:p w14:paraId="61608F87" w14:textId="77777777" w:rsidR="00F52B63" w:rsidRDefault="00F52B63" w:rsidP="008F4064">
      <w:pPr>
        <w:rPr>
          <w:rStyle w:val="doplnittext"/>
          <w:color w:val="000000" w:themeColor="text1"/>
        </w:rPr>
      </w:pPr>
    </w:p>
    <w:p w14:paraId="4E579D3B" w14:textId="4A299273" w:rsidR="00F52B63" w:rsidRDefault="00F52B63" w:rsidP="008F4064">
      <w:pPr>
        <w:rPr>
          <w:rStyle w:val="doplnittext"/>
          <w:color w:val="000000" w:themeColor="text1"/>
        </w:rPr>
      </w:pPr>
      <w:proofErr w:type="gramStart"/>
      <w:r>
        <w:rPr>
          <w:rStyle w:val="doplnittext"/>
          <w:color w:val="000000" w:themeColor="text1"/>
        </w:rPr>
        <w:t>Auta</w:t>
      </w:r>
      <w:proofErr w:type="gramEnd"/>
      <w:r>
        <w:rPr>
          <w:rStyle w:val="doplnittext"/>
          <w:color w:val="000000" w:themeColor="text1"/>
        </w:rPr>
        <w:t xml:space="preserve"> které budou na výběr budou malá lehká Mazda </w:t>
      </w:r>
      <w:proofErr w:type="spellStart"/>
      <w:r>
        <w:rPr>
          <w:rStyle w:val="doplnittext"/>
          <w:color w:val="000000" w:themeColor="text1"/>
        </w:rPr>
        <w:t>Miata</w:t>
      </w:r>
      <w:proofErr w:type="spellEnd"/>
      <w:r>
        <w:rPr>
          <w:rStyle w:val="doplnittext"/>
          <w:color w:val="000000" w:themeColor="text1"/>
        </w:rPr>
        <w:t xml:space="preserve"> MX-5 a velké ostré Subaru WRX STI.</w:t>
      </w:r>
    </w:p>
    <w:p w14:paraId="43E5F5DB" w14:textId="152F6C42" w:rsidR="00F52B63" w:rsidRPr="00F52B63" w:rsidRDefault="00F52B63" w:rsidP="008F4064">
      <w:pPr>
        <w:rPr>
          <w:rStyle w:val="doplnittext"/>
          <w:color w:val="000000" w:themeColor="text1"/>
        </w:rPr>
      </w:pPr>
      <w:r>
        <w:rPr>
          <w:rStyle w:val="doplnittext"/>
          <w:color w:val="000000" w:themeColor="text1"/>
        </w:rPr>
        <w:t xml:space="preserve">Mazda bude soustředěna na mapu </w:t>
      </w:r>
      <w:proofErr w:type="spellStart"/>
      <w:r>
        <w:rPr>
          <w:rStyle w:val="doplnittext"/>
          <w:color w:val="000000" w:themeColor="text1"/>
        </w:rPr>
        <w:t>Japanese</w:t>
      </w:r>
      <w:proofErr w:type="spellEnd"/>
      <w:r>
        <w:rPr>
          <w:rStyle w:val="doplnittext"/>
          <w:color w:val="000000" w:themeColor="text1"/>
        </w:rPr>
        <w:t xml:space="preserve"> </w:t>
      </w:r>
      <w:proofErr w:type="spellStart"/>
      <w:r>
        <w:rPr>
          <w:rStyle w:val="doplnittext"/>
          <w:color w:val="000000" w:themeColor="text1"/>
        </w:rPr>
        <w:t>Touge</w:t>
      </w:r>
      <w:proofErr w:type="spellEnd"/>
      <w:r>
        <w:rPr>
          <w:rStyle w:val="doplnittext"/>
          <w:color w:val="000000" w:themeColor="text1"/>
        </w:rPr>
        <w:t xml:space="preserve">, kvůli jejímu ovládání, které se stará o </w:t>
      </w:r>
      <w:proofErr w:type="gramStart"/>
      <w:r>
        <w:rPr>
          <w:rStyle w:val="doplnittext"/>
          <w:color w:val="000000" w:themeColor="text1"/>
        </w:rPr>
        <w:t>to</w:t>
      </w:r>
      <w:proofErr w:type="gramEnd"/>
      <w:r>
        <w:rPr>
          <w:rStyle w:val="doplnittext"/>
          <w:color w:val="000000" w:themeColor="text1"/>
        </w:rPr>
        <w:t xml:space="preserve"> aby auto bylo schopné rychle měnit směr jízdy driftem, a je schopné projet dlouhé zatáčky v kontrolovaném smyku. Subaru bude mít díky pohonu na všechny 4 kola lepší přilnavost</w:t>
      </w:r>
      <w:r w:rsidR="00327B47">
        <w:rPr>
          <w:rStyle w:val="doplnittext"/>
          <w:color w:val="000000" w:themeColor="text1"/>
        </w:rPr>
        <w:t>, a bude lepší na technickou jízdu a vybírání zatáček ve vysoké rychlosti.</w:t>
      </w:r>
    </w:p>
    <w:p w14:paraId="2955A89B" w14:textId="77777777" w:rsidR="0032578D" w:rsidRDefault="0032578D" w:rsidP="008F4064">
      <w:pPr>
        <w:rPr>
          <w:rStyle w:val="doplnittext"/>
        </w:rPr>
      </w:pPr>
    </w:p>
    <w:p w14:paraId="35142A96" w14:textId="04CF4111" w:rsidR="0058561A" w:rsidRDefault="0058561A" w:rsidP="008F4064">
      <w:pPr>
        <w:rPr>
          <w:rStyle w:val="doplnittext"/>
        </w:rPr>
      </w:pPr>
      <w:r w:rsidRPr="0058561A">
        <w:rPr>
          <w:rStyle w:val="doplnittext"/>
        </w:rPr>
        <w:t xml:space="preserve"> Cílem je tedy nabídnout alternativu pro hráče, kteří preferují mechanickou hloubku a pocit z jízdy před </w:t>
      </w:r>
      <w:r>
        <w:rPr>
          <w:rStyle w:val="doplnittext"/>
        </w:rPr>
        <w:t>hyper</w:t>
      </w:r>
      <w:r w:rsidR="00321BC7">
        <w:rPr>
          <w:rStyle w:val="doplnittext"/>
        </w:rPr>
        <w:t>-</w:t>
      </w:r>
      <w:r>
        <w:rPr>
          <w:rStyle w:val="doplnittext"/>
        </w:rPr>
        <w:t xml:space="preserve">realistickýma </w:t>
      </w:r>
      <w:proofErr w:type="spellStart"/>
      <w:r>
        <w:rPr>
          <w:rStyle w:val="doplnittext"/>
        </w:rPr>
        <w:t>texturama</w:t>
      </w:r>
      <w:proofErr w:type="spellEnd"/>
      <w:r>
        <w:rPr>
          <w:rStyle w:val="doplnittext"/>
        </w:rPr>
        <w:t>, nebo hlubokým příběhem.</w:t>
      </w:r>
      <w:ins w:id="13" w:author="Robin Pelikán" w:date="2026-02-24T08:54:00Z" w16du:dateUtc="2026-02-24T07:54:00Z">
        <w:r w:rsidR="009C34A3">
          <w:rPr>
            <w:rStyle w:val="doplnittext"/>
          </w:rPr>
          <w:t xml:space="preserve"> To vše </w:t>
        </w:r>
        <w:proofErr w:type="gramStart"/>
        <w:r w:rsidR="009C34A3">
          <w:rPr>
            <w:rStyle w:val="doplnittext"/>
          </w:rPr>
          <w:t>zpracovat</w:t>
        </w:r>
        <w:proofErr w:type="gramEnd"/>
        <w:r w:rsidR="009C34A3">
          <w:rPr>
            <w:rStyle w:val="doplnittext"/>
          </w:rPr>
          <w:t xml:space="preserve"> aby </w:t>
        </w:r>
        <w:proofErr w:type="spellStart"/>
        <w:r w:rsidR="009C34A3">
          <w:rPr>
            <w:rStyle w:val="doplnittext"/>
          </w:rPr>
          <w:t>vzinkl</w:t>
        </w:r>
        <w:proofErr w:type="spellEnd"/>
        <w:r w:rsidR="009C34A3">
          <w:rPr>
            <w:rStyle w:val="doplnittext"/>
          </w:rPr>
          <w:t xml:space="preserve"> spustitelný soubor pro Windows, který bude dobře optimalizovaný a nebude výkonově příliš náročný.</w:t>
        </w:r>
      </w:ins>
    </w:p>
    <w:p w14:paraId="69E0DDC3" w14:textId="4325CC8D" w:rsidR="009C34A3" w:rsidRDefault="00EB01DF" w:rsidP="00EB01DF">
      <w:pPr>
        <w:rPr>
          <w:ins w:id="14" w:author="Robin Pelikán" w:date="2026-02-24T08:59:00Z" w16du:dateUtc="2026-02-24T07:59:00Z"/>
          <w:rStyle w:val="doplnittext"/>
          <w:color w:val="FF0000"/>
        </w:rPr>
      </w:pPr>
      <w:r w:rsidRPr="00EB01DF">
        <w:rPr>
          <w:rStyle w:val="doplnittext"/>
          <w:color w:val="FF0000"/>
        </w:rPr>
        <w:t>DODELAT ASPON NA A4</w:t>
      </w:r>
      <w:r>
        <w:rPr>
          <w:rStyle w:val="doplnittext"/>
          <w:color w:val="FF0000"/>
        </w:rPr>
        <w:t xml:space="preserve">, ROZDELIT NA ODSTAVCE, UVOD + CÍLE (viz </w:t>
      </w:r>
      <w:proofErr w:type="spellStart"/>
      <w:r>
        <w:rPr>
          <w:rStyle w:val="doplnittext"/>
          <w:color w:val="FF0000"/>
        </w:rPr>
        <w:t>zadani</w:t>
      </w:r>
      <w:proofErr w:type="spellEnd"/>
      <w:r>
        <w:rPr>
          <w:rStyle w:val="doplnittext"/>
          <w:color w:val="FF0000"/>
        </w:rPr>
        <w:t>)</w:t>
      </w:r>
    </w:p>
    <w:p w14:paraId="1C2520CE" w14:textId="77777777" w:rsidR="009C34A3" w:rsidRDefault="009C34A3">
      <w:pPr>
        <w:spacing w:line="240" w:lineRule="auto"/>
        <w:rPr>
          <w:ins w:id="15" w:author="Robin Pelikán" w:date="2026-02-24T08:59:00Z" w16du:dateUtc="2026-02-24T07:59:00Z"/>
          <w:rStyle w:val="doplnittext"/>
          <w:color w:val="FF0000"/>
        </w:rPr>
      </w:pPr>
      <w:ins w:id="16" w:author="Robin Pelikán" w:date="2026-02-24T08:59:00Z" w16du:dateUtc="2026-02-24T07:59:00Z">
        <w:r>
          <w:rPr>
            <w:rStyle w:val="doplnittext"/>
            <w:color w:val="FF0000"/>
          </w:rPr>
          <w:br w:type="page"/>
        </w:r>
      </w:ins>
    </w:p>
    <w:p w14:paraId="59AEB91D" w14:textId="1D233950" w:rsidR="009C34A3" w:rsidRDefault="009C34A3" w:rsidP="009C34A3">
      <w:pPr>
        <w:pStyle w:val="NadpisHlavniNecisl"/>
        <w:rPr>
          <w:ins w:id="17" w:author="Robin Pelikán" w:date="2026-02-24T09:00:00Z" w16du:dateUtc="2026-02-24T08:00:00Z"/>
        </w:rPr>
      </w:pPr>
      <w:ins w:id="18" w:author="Robin Pelikán" w:date="2026-02-24T09:00:00Z" w16du:dateUtc="2026-02-24T08:00:00Z">
        <w:r>
          <w:lastRenderedPageBreak/>
          <w:t xml:space="preserve">TEORETICKÝ </w:t>
        </w:r>
      </w:ins>
      <w:ins w:id="19" w:author="Robin Pelikán" w:date="2026-02-24T08:59:00Z" w16du:dateUtc="2026-02-24T07:59:00Z">
        <w:r>
          <w:t>úvod</w:t>
        </w:r>
      </w:ins>
    </w:p>
    <w:p w14:paraId="42F427BE" w14:textId="5374E0AA" w:rsidR="00F23FF9" w:rsidRDefault="009C34A3" w:rsidP="00EB01DF">
      <w:pPr>
        <w:rPr>
          <w:ins w:id="20" w:author="Robin Pelikán" w:date="2026-02-24T09:11:00Z" w16du:dateUtc="2026-02-24T08:11:00Z"/>
          <w:rStyle w:val="doplnittext"/>
          <w:color w:val="FF0000"/>
        </w:rPr>
      </w:pPr>
      <w:ins w:id="21" w:author="Robin Pelikán" w:date="2026-02-24T09:00:00Z" w16du:dateUtc="2026-02-24T08:00:00Z">
        <w:r>
          <w:rPr>
            <w:rStyle w:val="doplnittext"/>
            <w:color w:val="FF0000"/>
          </w:rPr>
          <w:t xml:space="preserve">Hra bude vyvíjena v herním </w:t>
        </w:r>
        <w:proofErr w:type="spellStart"/>
        <w:r>
          <w:rPr>
            <w:rStyle w:val="doplnittext"/>
            <w:color w:val="FF0000"/>
          </w:rPr>
          <w:t>enginu</w:t>
        </w:r>
        <w:proofErr w:type="spellEnd"/>
        <w:r>
          <w:rPr>
            <w:rStyle w:val="doplnittext"/>
            <w:color w:val="FF0000"/>
          </w:rPr>
          <w:t xml:space="preserve"> Unity, </w:t>
        </w:r>
      </w:ins>
      <w:ins w:id="22" w:author="Robin Pelikán" w:date="2026-02-24T09:02:00Z" w16du:dateUtc="2026-02-24T08:02:00Z">
        <w:r w:rsidR="00C32440">
          <w:rPr>
            <w:rStyle w:val="doplnittext"/>
            <w:color w:val="FF0000"/>
          </w:rPr>
          <w:t xml:space="preserve">ve kterém je řešena fyzika aut, </w:t>
        </w:r>
      </w:ins>
      <w:ins w:id="23" w:author="Robin Pelikán" w:date="2026-02-24T09:05:00Z" w16du:dateUtc="2026-02-24T08:05:00Z">
        <w:r w:rsidR="00C32440">
          <w:rPr>
            <w:rStyle w:val="doplnittext"/>
            <w:color w:val="FF0000"/>
          </w:rPr>
          <w:t xml:space="preserve">úprava mapy a terénu, </w:t>
        </w:r>
      </w:ins>
      <w:ins w:id="24" w:author="Robin Pelikán" w:date="2026-02-24T09:02:00Z" w16du:dateUtc="2026-02-24T08:02:00Z">
        <w:r w:rsidR="00C32440">
          <w:rPr>
            <w:rStyle w:val="doplnittext"/>
            <w:color w:val="FF0000"/>
          </w:rPr>
          <w:t>nastavení a změna scén</w:t>
        </w:r>
      </w:ins>
      <w:ins w:id="25" w:author="Robin Pelikán" w:date="2026-02-24T09:03:00Z" w16du:dateUtc="2026-02-24T08:03:00Z">
        <w:r w:rsidR="00C32440">
          <w:rPr>
            <w:rStyle w:val="doplnittext"/>
            <w:color w:val="FF0000"/>
          </w:rPr>
          <w:t xml:space="preserve">, vkládání a úprava stažených </w:t>
        </w:r>
        <w:proofErr w:type="spellStart"/>
        <w:r w:rsidR="00C32440">
          <w:rPr>
            <w:rStyle w:val="doplnittext"/>
            <w:color w:val="FF0000"/>
          </w:rPr>
          <w:t>assetů</w:t>
        </w:r>
        <w:proofErr w:type="spellEnd"/>
        <w:r w:rsidR="00C32440">
          <w:rPr>
            <w:rStyle w:val="doplnittext"/>
            <w:color w:val="FF0000"/>
          </w:rPr>
          <w:t>,</w:t>
        </w:r>
      </w:ins>
      <w:ins w:id="26" w:author="Robin Pelikán" w:date="2026-02-24T09:04:00Z" w16du:dateUtc="2026-02-24T08:04:00Z">
        <w:r w:rsidR="00C32440">
          <w:rPr>
            <w:rStyle w:val="doplnittext"/>
            <w:color w:val="FF0000"/>
          </w:rPr>
          <w:t xml:space="preserve"> jako je například RoadArchitect3D určený pro simulaci silnice.</w:t>
        </w:r>
      </w:ins>
      <w:ins w:id="27" w:author="Robin Pelikán" w:date="2026-02-24T09:05:00Z" w16du:dateUtc="2026-02-24T08:05:00Z">
        <w:r w:rsidR="00C32440">
          <w:rPr>
            <w:rStyle w:val="doplnittext"/>
            <w:color w:val="FF0000"/>
          </w:rPr>
          <w:t xml:space="preserve"> V Unity jsem v programovacím jazyce C# dělaný udělal i fyzikální </w:t>
        </w:r>
        <w:proofErr w:type="spellStart"/>
        <w:r w:rsidR="00C32440">
          <w:rPr>
            <w:rStyle w:val="doplnittext"/>
            <w:color w:val="FF0000"/>
          </w:rPr>
          <w:t>engine</w:t>
        </w:r>
      </w:ins>
      <w:proofErr w:type="spellEnd"/>
      <w:ins w:id="28" w:author="Robin Pelikán" w:date="2026-02-24T09:06:00Z" w16du:dateUtc="2026-02-24T08:06:00Z">
        <w:r w:rsidR="00C32440">
          <w:rPr>
            <w:rStyle w:val="doplnittext"/>
            <w:color w:val="FF0000"/>
          </w:rPr>
          <w:t>, který se stará o běžné nastavení chování auta, jako je rychlost, zrychlení a trakce. Taky ale na</w:t>
        </w:r>
      </w:ins>
      <w:ins w:id="29" w:author="Robin Pelikán" w:date="2026-02-24T09:07:00Z" w16du:dateUtc="2026-02-24T08:07:00Z">
        <w:r w:rsidR="00C32440">
          <w:rPr>
            <w:rStyle w:val="doplnittext"/>
            <w:color w:val="FF0000"/>
          </w:rPr>
          <w:t xml:space="preserve">stavení kombinace úhlu a rychlosti kdy se auto dostane do smyku. Podle </w:t>
        </w:r>
        <w:proofErr w:type="gramStart"/>
        <w:r w:rsidR="00C32440">
          <w:rPr>
            <w:rStyle w:val="doplnittext"/>
            <w:color w:val="FF0000"/>
          </w:rPr>
          <w:t>toho</w:t>
        </w:r>
        <w:proofErr w:type="gramEnd"/>
        <w:r w:rsidR="00C32440">
          <w:rPr>
            <w:rStyle w:val="doplnittext"/>
            <w:color w:val="FF0000"/>
          </w:rPr>
          <w:t xml:space="preserve"> jakým autem hráč jede, jakou rychlostí, pod jakým úhlem, </w:t>
        </w:r>
      </w:ins>
      <w:ins w:id="30" w:author="Robin Pelikán" w:date="2026-02-24T09:08:00Z" w16du:dateUtc="2026-02-24T08:08:00Z">
        <w:r w:rsidR="00C32440">
          <w:rPr>
            <w:rStyle w:val="doplnittext"/>
            <w:color w:val="FF0000"/>
          </w:rPr>
          <w:t>jestli zrychluje, brzdí, nebo nedělá nic, se určuje veškeré chování auta.</w:t>
        </w:r>
      </w:ins>
      <w:ins w:id="31" w:author="Robin Pelikán" w:date="2026-02-24T09:12:00Z" w16du:dateUtc="2026-02-24T08:12:00Z">
        <w:r w:rsidR="00F23FF9">
          <w:rPr>
            <w:rStyle w:val="doplnittext"/>
            <w:color w:val="FF0000"/>
          </w:rPr>
          <w:t xml:space="preserve"> </w:t>
        </w:r>
      </w:ins>
    </w:p>
    <w:p w14:paraId="2C02D660" w14:textId="77777777" w:rsidR="00F23FF9" w:rsidRDefault="00F23FF9" w:rsidP="00EB01DF">
      <w:pPr>
        <w:rPr>
          <w:ins w:id="32" w:author="Robin Pelikán" w:date="2026-02-24T09:11:00Z" w16du:dateUtc="2026-02-24T08:11:00Z"/>
          <w:rStyle w:val="doplnittext"/>
          <w:color w:val="FF0000"/>
        </w:rPr>
      </w:pPr>
    </w:p>
    <w:p w14:paraId="1185554B" w14:textId="3AD66EEE" w:rsidR="00EB01DF" w:rsidRDefault="00C32440" w:rsidP="00EB01DF">
      <w:pPr>
        <w:rPr>
          <w:ins w:id="33" w:author="Robin Pelikán" w:date="2026-02-24T09:14:00Z" w16du:dateUtc="2026-02-24T08:14:00Z"/>
          <w:rStyle w:val="doplnittext"/>
          <w:color w:val="FF0000"/>
        </w:rPr>
      </w:pPr>
      <w:ins w:id="34" w:author="Robin Pelikán" w:date="2026-02-24T09:08:00Z" w16du:dateUtc="2026-02-24T08:08:00Z">
        <w:r>
          <w:rPr>
            <w:rStyle w:val="doplnittext"/>
            <w:color w:val="FF0000"/>
          </w:rPr>
          <w:t xml:space="preserve"> V</w:t>
        </w:r>
      </w:ins>
      <w:ins w:id="35" w:author="Robin Pelikán" w:date="2026-02-24T09:09:00Z" w16du:dateUtc="2026-02-24T08:09:00Z">
        <w:r>
          <w:rPr>
            <w:rStyle w:val="doplnittext"/>
            <w:color w:val="FF0000"/>
          </w:rPr>
          <w:t> Unity jsou také</w:t>
        </w:r>
      </w:ins>
      <w:ins w:id="36" w:author="Robin Pelikán" w:date="2026-02-24T09:08:00Z" w16du:dateUtc="2026-02-24T08:08:00Z">
        <w:r>
          <w:rPr>
            <w:rStyle w:val="doplnittext"/>
            <w:color w:val="FF0000"/>
          </w:rPr>
          <w:t xml:space="preserve"> </w:t>
        </w:r>
      </w:ins>
      <w:ins w:id="37" w:author="Robin Pelikán" w:date="2026-02-24T09:09:00Z" w16du:dateUtc="2026-02-24T08:09:00Z">
        <w:r>
          <w:rPr>
            <w:rStyle w:val="doplnittext"/>
            <w:color w:val="FF0000"/>
          </w:rPr>
          <w:t>řešeny vizuální efekty a nastavení, jako je rozostření, dynamické FOV (</w:t>
        </w:r>
        <w:proofErr w:type="spellStart"/>
        <w:r>
          <w:rPr>
            <w:rStyle w:val="doplnittext"/>
            <w:color w:val="FF0000"/>
          </w:rPr>
          <w:t>Field</w:t>
        </w:r>
        <w:proofErr w:type="spellEnd"/>
        <w:r>
          <w:rPr>
            <w:rStyle w:val="doplnittext"/>
            <w:color w:val="FF0000"/>
          </w:rPr>
          <w:t xml:space="preserve"> </w:t>
        </w:r>
        <w:proofErr w:type="spellStart"/>
        <w:r>
          <w:rPr>
            <w:rStyle w:val="doplnittext"/>
            <w:color w:val="FF0000"/>
          </w:rPr>
          <w:t>Of</w:t>
        </w:r>
        <w:proofErr w:type="spellEnd"/>
        <w:r>
          <w:rPr>
            <w:rStyle w:val="doplnittext"/>
            <w:color w:val="FF0000"/>
          </w:rPr>
          <w:t xml:space="preserve"> </w:t>
        </w:r>
        <w:proofErr w:type="spellStart"/>
        <w:r>
          <w:rPr>
            <w:rStyle w:val="doplnittext"/>
            <w:color w:val="FF0000"/>
          </w:rPr>
          <w:t>View</w:t>
        </w:r>
        <w:proofErr w:type="spellEnd"/>
        <w:r>
          <w:rPr>
            <w:rStyle w:val="doplnittext"/>
            <w:color w:val="FF0000"/>
          </w:rPr>
          <w:t>),</w:t>
        </w:r>
      </w:ins>
      <w:ins w:id="38" w:author="Robin Pelikán" w:date="2026-02-24T09:12:00Z" w16du:dateUtc="2026-02-24T08:12:00Z">
        <w:r w:rsidR="00F23FF9">
          <w:rPr>
            <w:rStyle w:val="doplnittext"/>
            <w:color w:val="FF0000"/>
          </w:rPr>
          <w:t xml:space="preserve"> dobarvení, osvětlení,</w:t>
        </w:r>
      </w:ins>
      <w:ins w:id="39" w:author="Robin Pelikán" w:date="2026-02-24T09:09:00Z" w16du:dateUtc="2026-02-24T08:09:00Z">
        <w:r>
          <w:rPr>
            <w:rStyle w:val="doplnittext"/>
            <w:color w:val="FF0000"/>
          </w:rPr>
          <w:t xml:space="preserve"> kouř od pneumatik, </w:t>
        </w:r>
      </w:ins>
      <w:ins w:id="40" w:author="Robin Pelikán" w:date="2026-02-24T09:10:00Z" w16du:dateUtc="2026-02-24T08:10:00Z">
        <w:r>
          <w:rPr>
            <w:rStyle w:val="doplnittext"/>
            <w:color w:val="FF0000"/>
          </w:rPr>
          <w:t>a ostatní.</w:t>
        </w:r>
      </w:ins>
      <w:ins w:id="41" w:author="Robin Pelikán" w:date="2026-02-24T09:09:00Z" w16du:dateUtc="2026-02-24T08:09:00Z">
        <w:r>
          <w:rPr>
            <w:rStyle w:val="doplnittext"/>
            <w:color w:val="FF0000"/>
          </w:rPr>
          <w:t xml:space="preserve"> </w:t>
        </w:r>
      </w:ins>
      <w:ins w:id="42" w:author="Robin Pelikán" w:date="2026-02-24T09:13:00Z" w16du:dateUtc="2026-02-24T08:13:00Z">
        <w:r w:rsidR="00F23FF9">
          <w:rPr>
            <w:rStyle w:val="doplnittext"/>
            <w:color w:val="FF0000"/>
          </w:rPr>
          <w:t>Ozvučení herní scény je řešeno pískáním pneumatik, které reaguje na ry</w:t>
        </w:r>
      </w:ins>
      <w:ins w:id="43" w:author="Robin Pelikán" w:date="2026-02-24T09:14:00Z" w16du:dateUtc="2026-02-24T08:14:00Z">
        <w:r w:rsidR="00F23FF9">
          <w:rPr>
            <w:rStyle w:val="doplnittext"/>
            <w:color w:val="FF0000"/>
          </w:rPr>
          <w:t>chlost, úhel smyku, ale hlavně jestli auto ve smyku vůbec je.</w:t>
        </w:r>
      </w:ins>
    </w:p>
    <w:p w14:paraId="0D0BFA7E" w14:textId="369D5D81" w:rsidR="00F23FF9" w:rsidRPr="00EB01DF" w:rsidRDefault="00F23FF9" w:rsidP="00EB01DF">
      <w:pPr>
        <w:rPr>
          <w:rStyle w:val="doplnittext"/>
          <w:color w:val="FF0000"/>
        </w:rPr>
      </w:pPr>
      <w:ins w:id="44" w:author="Robin Pelikán" w:date="2026-02-24T09:14:00Z" w16du:dateUtc="2026-02-24T08:14:00Z">
        <w:r>
          <w:rPr>
            <w:rStyle w:val="doplnittext"/>
            <w:color w:val="FF0000"/>
          </w:rPr>
          <w:t xml:space="preserve">Dále je ve hře simulovaný zvuk motoru, který se zakládá na </w:t>
        </w:r>
        <w:proofErr w:type="spellStart"/>
        <w:r>
          <w:rPr>
            <w:rStyle w:val="doplnittext"/>
            <w:color w:val="FF0000"/>
          </w:rPr>
          <w:t>přelínání</w:t>
        </w:r>
        <w:proofErr w:type="spellEnd"/>
        <w:r>
          <w:rPr>
            <w:rStyle w:val="doplnittext"/>
            <w:color w:val="FF0000"/>
          </w:rPr>
          <w:t xml:space="preserve"> zvukových s</w:t>
        </w:r>
      </w:ins>
      <w:ins w:id="45" w:author="Robin Pelikán" w:date="2026-02-24T09:15:00Z" w16du:dateUtc="2026-02-24T08:15:00Z">
        <w:r>
          <w:rPr>
            <w:rStyle w:val="doplnittext"/>
            <w:color w:val="FF0000"/>
          </w:rPr>
          <w:t xml:space="preserve">top. To znamená že přes </w:t>
        </w:r>
        <w:proofErr w:type="spellStart"/>
        <w:r>
          <w:rPr>
            <w:rStyle w:val="doplnittext"/>
            <w:color w:val="FF0000"/>
          </w:rPr>
          <w:t>Engine</w:t>
        </w:r>
        <w:proofErr w:type="spellEnd"/>
        <w:r>
          <w:rPr>
            <w:rStyle w:val="doplnittext"/>
            <w:color w:val="FF0000"/>
          </w:rPr>
          <w:t xml:space="preserve"> Simulator jsou nahrány zvukové nahrávky požadovaného motoru. Nahrávky se </w:t>
        </w:r>
        <w:proofErr w:type="spellStart"/>
        <w:r>
          <w:rPr>
            <w:rStyle w:val="doplnittext"/>
            <w:color w:val="FF0000"/>
          </w:rPr>
          <w:t>skladání</w:t>
        </w:r>
        <w:proofErr w:type="spellEnd"/>
        <w:r>
          <w:rPr>
            <w:rStyle w:val="doplnittext"/>
            <w:color w:val="FF0000"/>
          </w:rPr>
          <w:t xml:space="preserve"> ze zvuk</w:t>
        </w:r>
      </w:ins>
      <w:ins w:id="46" w:author="Robin Pelikán" w:date="2026-02-24T09:16:00Z" w16du:dateUtc="2026-02-24T08:16:00Z">
        <w:r>
          <w:rPr>
            <w:rStyle w:val="doplnittext"/>
            <w:color w:val="FF0000"/>
          </w:rPr>
          <w:t>ových stop motoru při otáčkách od 1000 do 8000 otáček, bez plynu i s plynem. Potom je přes script řešeno prolín</w:t>
        </w:r>
      </w:ins>
      <w:ins w:id="47" w:author="Robin Pelikán" w:date="2026-02-24T09:17:00Z" w16du:dateUtc="2026-02-24T08:17:00Z">
        <w:r>
          <w:rPr>
            <w:rStyle w:val="doplnittext"/>
            <w:color w:val="FF0000"/>
          </w:rPr>
          <w:t xml:space="preserve">ání kdy např. přechod z 3000 do 4000 otáček se postupně </w:t>
        </w:r>
        <w:proofErr w:type="spellStart"/>
        <w:r>
          <w:rPr>
            <w:rStyle w:val="doplnittext"/>
            <w:color w:val="FF0000"/>
          </w:rPr>
          <w:t>přel</w:t>
        </w:r>
      </w:ins>
      <w:ins w:id="48" w:author="Robin Pelikán" w:date="2026-02-24T09:18:00Z" w16du:dateUtc="2026-02-24T08:18:00Z">
        <w:r>
          <w:rPr>
            <w:rStyle w:val="doplnittext"/>
            <w:color w:val="FF0000"/>
          </w:rPr>
          <w:t>ínají</w:t>
        </w:r>
        <w:proofErr w:type="spellEnd"/>
        <w:r>
          <w:rPr>
            <w:rStyle w:val="doplnittext"/>
            <w:color w:val="FF0000"/>
          </w:rPr>
          <w:t xml:space="preserve"> zvukové stopy pro 3000 a 4000 otáček, kdy se první stopa postupně ztišuje, zvyšují se výšky, a druhá stopa se postupně </w:t>
        </w:r>
        <w:proofErr w:type="spellStart"/>
        <w:r>
          <w:rPr>
            <w:rStyle w:val="doplnittext"/>
            <w:color w:val="FF0000"/>
          </w:rPr>
          <w:t>zh</w:t>
        </w:r>
      </w:ins>
      <w:ins w:id="49" w:author="Robin Pelikán" w:date="2026-02-24T09:19:00Z" w16du:dateUtc="2026-02-24T08:19:00Z">
        <w:r>
          <w:rPr>
            <w:rStyle w:val="doplnittext"/>
            <w:color w:val="FF0000"/>
          </w:rPr>
          <w:t>lasuje</w:t>
        </w:r>
        <w:proofErr w:type="spellEnd"/>
        <w:r>
          <w:rPr>
            <w:rStyle w:val="doplnittext"/>
            <w:color w:val="FF0000"/>
          </w:rPr>
          <w:t>. K tomu se simuluje řazení, kdy u auta jsou nastaveny maximální otáčky, kdy auto automa</w:t>
        </w:r>
      </w:ins>
      <w:ins w:id="50" w:author="Robin Pelikán" w:date="2026-02-24T09:20:00Z" w16du:dateUtc="2026-02-24T08:20:00Z">
        <w:r>
          <w:rPr>
            <w:rStyle w:val="doplnittext"/>
            <w:color w:val="FF0000"/>
          </w:rPr>
          <w:t xml:space="preserve">ticky přeřadí, a otáčky spadnou. Taky je řešeno podřazování, které funguje na stejném principu, kdy jsou nastaveny otáčky kdy auto </w:t>
        </w:r>
        <w:proofErr w:type="gramStart"/>
        <w:r>
          <w:rPr>
            <w:rStyle w:val="doplnittext"/>
            <w:color w:val="FF0000"/>
          </w:rPr>
          <w:t>podřadí</w:t>
        </w:r>
        <w:proofErr w:type="gramEnd"/>
        <w:r>
          <w:rPr>
            <w:rStyle w:val="doplnittext"/>
            <w:color w:val="FF0000"/>
          </w:rPr>
          <w:t xml:space="preserve"> aby</w:t>
        </w:r>
      </w:ins>
      <w:ins w:id="51" w:author="Robin Pelikán" w:date="2026-02-24T09:21:00Z" w16du:dateUtc="2026-02-24T08:21:00Z">
        <w:r>
          <w:rPr>
            <w:rStyle w:val="doplnittext"/>
            <w:color w:val="FF0000"/>
          </w:rPr>
          <w:t xml:space="preserve"> otáčky při </w:t>
        </w:r>
        <w:r w:rsidR="00123E5A">
          <w:rPr>
            <w:rStyle w:val="doplnittext"/>
            <w:color w:val="FF0000"/>
          </w:rPr>
          <w:t xml:space="preserve">ve střední rychlosti nespadly moc nízko. Otáčky, </w:t>
        </w:r>
        <w:proofErr w:type="spellStart"/>
        <w:r w:rsidR="00123E5A">
          <w:rPr>
            <w:rStyle w:val="doplnittext"/>
            <w:color w:val="FF0000"/>
          </w:rPr>
          <w:t>rychlsot</w:t>
        </w:r>
        <w:proofErr w:type="spellEnd"/>
        <w:r w:rsidR="00123E5A">
          <w:rPr>
            <w:rStyle w:val="doplnittext"/>
            <w:color w:val="FF0000"/>
          </w:rPr>
          <w:t xml:space="preserve"> i zařazená rychlost </w:t>
        </w:r>
      </w:ins>
      <w:ins w:id="52" w:author="Robin Pelikán" w:date="2026-02-24T09:22:00Z" w16du:dateUtc="2026-02-24T08:22:00Z">
        <w:r w:rsidR="00123E5A">
          <w:rPr>
            <w:rStyle w:val="doplnittext"/>
            <w:color w:val="FF0000"/>
          </w:rPr>
          <w:t>jde vidět na tachometrech ve spodních rozích obrazovky při jízdě. Otáčky ale mají jen audiovizuální efekt, a nemají na chování auta jinak vliv</w:t>
        </w:r>
      </w:ins>
      <w:ins w:id="53" w:author="Robin Pelikán" w:date="2026-02-24T09:23:00Z" w16du:dateUtc="2026-02-24T08:23:00Z">
        <w:r w:rsidR="00123E5A">
          <w:rPr>
            <w:rStyle w:val="doplnittext"/>
            <w:color w:val="FF0000"/>
          </w:rPr>
          <w:t>.</w:t>
        </w:r>
      </w:ins>
    </w:p>
    <w:p w14:paraId="089467AF" w14:textId="77777777" w:rsidR="00FA3ABF" w:rsidRDefault="00FA3ABF">
      <w:pPr>
        <w:pStyle w:val="Nadpis1"/>
      </w:pPr>
      <w:bookmarkStart w:id="54" w:name="_Toc37577022"/>
      <w:bookmarkStart w:id="55" w:name="_Toc37577267"/>
      <w:bookmarkStart w:id="56" w:name="_Toc37577534"/>
      <w:bookmarkStart w:id="57" w:name="_Toc37577731"/>
      <w:bookmarkStart w:id="58" w:name="_Toc225217930"/>
      <w:r>
        <w:lastRenderedPageBreak/>
        <w:t>NADPISY HLAVNÍCH KAPITOL</w:t>
      </w:r>
      <w:bookmarkEnd w:id="54"/>
      <w:bookmarkEnd w:id="55"/>
      <w:bookmarkEnd w:id="56"/>
      <w:bookmarkEnd w:id="57"/>
      <w:bookmarkEnd w:id="58"/>
    </w:p>
    <w:p w14:paraId="405A6949" w14:textId="77777777" w:rsidR="00FA3ABF" w:rsidRPr="003606D9" w:rsidRDefault="00043948">
      <w:r>
        <w:t>použijte styl Nadpis1 pro –nadpis hlavní kapitoly</w:t>
      </w:r>
      <w:r w:rsidR="003606D9">
        <w:t xml:space="preserve">, pro hlavní nadpisy, které nejsou číslovány (Resumé, Závěr, Seznamy...) je použit styl </w:t>
      </w:r>
      <w:proofErr w:type="spellStart"/>
      <w:r w:rsidR="003606D9" w:rsidRPr="003606D9">
        <w:t>NadpisHlavniNecisl</w:t>
      </w:r>
      <w:proofErr w:type="spellEnd"/>
    </w:p>
    <w:p w14:paraId="6785DEA6" w14:textId="77777777" w:rsidR="00FA3ABF" w:rsidRDefault="00C5622F">
      <w:pPr>
        <w:pStyle w:val="Nadpis2"/>
      </w:pPr>
      <w:bookmarkStart w:id="59" w:name="_Toc37577023"/>
      <w:bookmarkStart w:id="60" w:name="_Toc37577268"/>
      <w:bookmarkStart w:id="61" w:name="_Toc37577535"/>
      <w:bookmarkStart w:id="62" w:name="_Toc37577732"/>
      <w:bookmarkStart w:id="63" w:name="_Toc225217931"/>
      <w:r>
        <w:t xml:space="preserve">Nadpisy </w:t>
      </w:r>
      <w:r w:rsidR="00FA3ABF">
        <w:t>kapitol</w:t>
      </w:r>
      <w:bookmarkEnd w:id="59"/>
      <w:bookmarkEnd w:id="60"/>
      <w:bookmarkEnd w:id="61"/>
      <w:bookmarkEnd w:id="62"/>
      <w:bookmarkEnd w:id="63"/>
    </w:p>
    <w:p w14:paraId="15BB6AF0" w14:textId="77777777" w:rsidR="00FA3ABF" w:rsidRDefault="00043948">
      <w:r>
        <w:t>použijte styl Nadpis2 pro nadpis kapitoly</w:t>
      </w:r>
    </w:p>
    <w:p w14:paraId="52022A7D" w14:textId="77777777" w:rsidR="00FA3ABF" w:rsidRDefault="00FA3ABF">
      <w:pPr>
        <w:pStyle w:val="Nadpis3"/>
      </w:pPr>
      <w:bookmarkStart w:id="64" w:name="_Toc37577024"/>
      <w:bookmarkStart w:id="65" w:name="_Toc37577269"/>
      <w:bookmarkStart w:id="66" w:name="_Toc37577536"/>
      <w:bookmarkStart w:id="67" w:name="_Toc37577733"/>
      <w:bookmarkStart w:id="68" w:name="_Toc225217932"/>
      <w:r>
        <w:t>Nadpisy podkapitol</w:t>
      </w:r>
      <w:bookmarkEnd w:id="64"/>
      <w:bookmarkEnd w:id="65"/>
      <w:bookmarkEnd w:id="66"/>
      <w:bookmarkEnd w:id="67"/>
      <w:bookmarkEnd w:id="68"/>
    </w:p>
    <w:p w14:paraId="3824EB2E" w14:textId="77777777" w:rsidR="00FA3ABF" w:rsidRDefault="00043948">
      <w:r>
        <w:t>použijte styl Nadpis3 pro nadpis podkapitoly</w:t>
      </w:r>
    </w:p>
    <w:p w14:paraId="7B5F2185" w14:textId="77777777" w:rsidR="00FA3ABF" w:rsidRDefault="00FA3ABF" w:rsidP="00043948">
      <w:pPr>
        <w:pStyle w:val="Nadpisneslovan"/>
      </w:pPr>
      <w:r>
        <w:t>Nečíslované nadpisy</w:t>
      </w:r>
    </w:p>
    <w:p w14:paraId="0B95D50B" w14:textId="77777777" w:rsidR="002C2907" w:rsidRDefault="002C2907" w:rsidP="002C2907">
      <w:r>
        <w:t>použijte styl Nadpis nečíslovaný pro nečíslované nadpisy</w:t>
      </w:r>
    </w:p>
    <w:p w14:paraId="0E1AC5DD" w14:textId="77777777" w:rsidR="00FA3ABF" w:rsidRDefault="00FA3ABF" w:rsidP="00043948">
      <w:pPr>
        <w:pStyle w:val="textpoznmky"/>
      </w:pPr>
      <w:r>
        <w:t xml:space="preserve">! Nepoužívat hlubší dělení </w:t>
      </w:r>
      <w:proofErr w:type="gramStart"/>
      <w:r>
        <w:t>kapitol !</w:t>
      </w:r>
      <w:proofErr w:type="gramEnd"/>
    </w:p>
    <w:p w14:paraId="342571F9" w14:textId="77777777" w:rsidR="003606D9" w:rsidRPr="002C2907" w:rsidRDefault="00FF47B4" w:rsidP="00FF47B4">
      <w:pPr>
        <w:pStyle w:val="kod"/>
      </w:pPr>
      <w:r>
        <w:t xml:space="preserve">styl pro zdrojový kód – </w:t>
      </w:r>
      <w:r w:rsidRPr="002C2907">
        <w:t xml:space="preserve">název stylu </w:t>
      </w:r>
      <w:proofErr w:type="spellStart"/>
      <w:r w:rsidRPr="002C2907">
        <w:t>kod</w:t>
      </w:r>
      <w:proofErr w:type="spellEnd"/>
    </w:p>
    <w:p w14:paraId="1B922A43" w14:textId="77777777" w:rsidR="00FA3ABF" w:rsidRPr="002C2907" w:rsidRDefault="00FA3ABF" w:rsidP="002C2907">
      <w:r w:rsidRPr="002C2907">
        <w:t xml:space="preserve">Použitý font pro text je Times New Roman velikost </w:t>
      </w:r>
      <w:smartTag w:uri="urn:schemas-microsoft-com:office:smarttags" w:element="metricconverter">
        <w:smartTagPr>
          <w:attr w:name="ProductID" w:val="12 pt"/>
        </w:smartTagPr>
        <w:r w:rsidRPr="002C2907">
          <w:t xml:space="preserve">12 </w:t>
        </w:r>
        <w:proofErr w:type="spellStart"/>
        <w:r w:rsidRPr="002C2907">
          <w:t>pt</w:t>
        </w:r>
      </w:smartTag>
      <w:proofErr w:type="spellEnd"/>
      <w:r w:rsidRPr="002C2907">
        <w:t xml:space="preserve">, řádkování 1.5 (styl </w:t>
      </w:r>
      <w:r w:rsidR="00B26B77">
        <w:t>Normální</w:t>
      </w:r>
      <w:r w:rsidRPr="002C2907">
        <w:t xml:space="preserve">), </w:t>
      </w:r>
    </w:p>
    <w:p w14:paraId="516C06C8" w14:textId="77777777" w:rsidR="00FA3ABF" w:rsidRPr="002C2907" w:rsidRDefault="00FA3ABF" w:rsidP="002C2907">
      <w:r w:rsidRPr="002C2907">
        <w:t>okraje stránky – Nahoře:</w:t>
      </w:r>
      <w:r w:rsidRPr="002C2907">
        <w:tab/>
      </w:r>
      <w:smartTag w:uri="urn:schemas-microsoft-com:office:smarttags" w:element="metricconverter">
        <w:smartTagPr>
          <w:attr w:name="ProductID" w:val="3 cm"/>
        </w:smartTagPr>
        <w:r w:rsidRPr="002C2907">
          <w:t>3 cm</w:t>
        </w:r>
      </w:smartTag>
      <w:r w:rsidRPr="002C2907">
        <w:tab/>
      </w:r>
      <w:r w:rsidRPr="002C2907">
        <w:tab/>
        <w:t>Vlevo:</w:t>
      </w:r>
      <w:proofErr w:type="gramStart"/>
      <w:r w:rsidRPr="002C2907">
        <w:tab/>
        <w:t xml:space="preserve">  </w:t>
      </w:r>
      <w:smartTag w:uri="urn:schemas-microsoft-com:office:smarttags" w:element="metricconverter">
        <w:smartTagPr>
          <w:attr w:name="ProductID" w:val="2 cm"/>
        </w:smartTagPr>
        <w:r w:rsidRPr="002C2907">
          <w:t>2</w:t>
        </w:r>
        <w:proofErr w:type="gramEnd"/>
        <w:r w:rsidRPr="002C2907">
          <w:t xml:space="preserve"> cm</w:t>
        </w:r>
      </w:smartTag>
      <w:r w:rsidRPr="002C2907">
        <w:t xml:space="preserve">  +  </w:t>
      </w:r>
      <w:smartTag w:uri="urn:schemas-microsoft-com:office:smarttags" w:element="metricconverter">
        <w:smartTagPr>
          <w:attr w:name="ProductID" w:val="1.5 cm"/>
        </w:smartTagPr>
        <w:r w:rsidRPr="002C2907">
          <w:t>1.5 cm</w:t>
        </w:r>
      </w:smartTag>
      <w:r w:rsidRPr="002C2907">
        <w:t xml:space="preserve"> u hřbetu</w:t>
      </w:r>
    </w:p>
    <w:p w14:paraId="384D1A92" w14:textId="77777777" w:rsidR="002C2907" w:rsidRDefault="00FA3ABF" w:rsidP="002C2907">
      <w:pPr>
        <w:pStyle w:val="nasted"/>
      </w:pPr>
      <w:r w:rsidRPr="002C2907">
        <w:t xml:space="preserve">   Dole:</w:t>
      </w:r>
      <w:r w:rsidRPr="002C2907">
        <w:tab/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ab/>
      </w:r>
      <w:r w:rsidRPr="002C2907">
        <w:tab/>
        <w:t xml:space="preserve">Vpravo: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>.</w:t>
      </w:r>
    </w:p>
    <w:p w14:paraId="01012CCF" w14:textId="77777777" w:rsidR="002C2907" w:rsidRDefault="002C2907" w:rsidP="002C2907">
      <w:pPr>
        <w:pStyle w:val="Titulek"/>
        <w:keepNext/>
        <w:jc w:val="center"/>
      </w:pPr>
      <w:r>
        <w:t xml:space="preserve">Obrázek </w:t>
      </w:r>
      <w:r w:rsidR="00B26B77">
        <w:fldChar w:fldCharType="begin"/>
      </w:r>
      <w:r w:rsidR="00B26B77">
        <w:instrText xml:space="preserve"> SEQ Obrázek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graf </w:t>
      </w:r>
      <w:proofErr w:type="spellStart"/>
      <w:r>
        <w:t>xyz</w:t>
      </w:r>
      <w:proofErr w:type="spellEnd"/>
    </w:p>
    <w:p w14:paraId="2520A58B" w14:textId="77777777" w:rsidR="00FA3ABF" w:rsidRDefault="003F38FC" w:rsidP="002C2907">
      <w:pPr>
        <w:pStyle w:val="nasted"/>
      </w:pPr>
      <w:r>
        <w:rPr>
          <w:noProof/>
        </w:rPr>
        <w:drawing>
          <wp:inline distT="0" distB="0" distL="0" distR="0" wp14:anchorId="58B9C5FB" wp14:editId="69ED198E">
            <wp:extent cx="1905000" cy="1428750"/>
            <wp:effectExtent l="0" t="0" r="0" b="0"/>
            <wp:docPr id="2" name="obrázek 2" descr="bargradsmall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radsmallex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7CA4" w14:textId="77777777" w:rsidR="00FA3ABF" w:rsidRDefault="00FA3ABF" w:rsidP="002C2907">
      <w:pPr>
        <w:pStyle w:val="textpoznmky"/>
      </w:pPr>
      <w:r>
        <w:t>Obrázky centrovat</w:t>
      </w:r>
    </w:p>
    <w:p w14:paraId="4C699F4B" w14:textId="77777777" w:rsidR="00FA3ABF" w:rsidRDefault="00FA3ABF" w:rsidP="002C2907">
      <w:pPr>
        <w:pStyle w:val="textpoznmky"/>
      </w:pPr>
      <w:bookmarkStart w:id="69" w:name="_Toc448208690"/>
      <w:r>
        <w:t xml:space="preserve">Obr. </w:t>
      </w:r>
      <w:r w:rsidR="00B26B77">
        <w:fldChar w:fldCharType="begin"/>
      </w:r>
      <w:r w:rsidR="00B26B77">
        <w:instrText xml:space="preserve"> SEQ Obr.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>. Popis obrázku centrovat, číslovat průběžně v celé práci</w:t>
      </w:r>
      <w:bookmarkEnd w:id="69"/>
    </w:p>
    <w:p w14:paraId="0B10DE49" w14:textId="77777777" w:rsidR="00FA3ABF" w:rsidRDefault="00FA3ABF"/>
    <w:p w14:paraId="212C486D" w14:textId="77777777" w:rsidR="00FA3ABF" w:rsidRPr="00FC7A73" w:rsidRDefault="00FA3ABF" w:rsidP="002C2907">
      <w:pPr>
        <w:pStyle w:val="textpoznmky"/>
      </w:pPr>
      <w:bookmarkStart w:id="70" w:name="_Toc448208715"/>
      <w:r>
        <w:t xml:space="preserve">Tabulka  </w:t>
      </w:r>
      <w:r w:rsidR="00B26B77">
        <w:fldChar w:fldCharType="begin"/>
      </w:r>
      <w:r w:rsidR="00B26B77">
        <w:instrText xml:space="preserve"> SEQ Tabulka_ \* ROMAN </w:instrText>
      </w:r>
      <w:r w:rsidR="00B26B77">
        <w:fldChar w:fldCharType="separate"/>
      </w:r>
      <w:r w:rsidR="00B26B77">
        <w:rPr>
          <w:noProof/>
        </w:rPr>
        <w:t>I</w:t>
      </w:r>
      <w:r w:rsidR="00B26B77">
        <w:rPr>
          <w:noProof/>
        </w:rPr>
        <w:fldChar w:fldCharType="end"/>
      </w:r>
      <w:r>
        <w:t>. Popis tabulky zarovnat s levým okrajem tabulky</w:t>
      </w:r>
      <w:bookmarkEnd w:id="70"/>
    </w:p>
    <w:p w14:paraId="3AE33006" w14:textId="77777777" w:rsidR="002C2907" w:rsidRDefault="002C2907" w:rsidP="002C2907">
      <w:pPr>
        <w:pStyle w:val="Titulek"/>
        <w:keepNext/>
      </w:pPr>
      <w:r>
        <w:t xml:space="preserve">Tabulka </w:t>
      </w:r>
      <w:r w:rsidR="00B26B77">
        <w:fldChar w:fldCharType="begin"/>
      </w:r>
      <w:r w:rsidR="00B26B77">
        <w:instrText xml:space="preserve"> SEQ Tabulka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</w:t>
      </w:r>
      <w:proofErr w:type="spellStart"/>
      <w:r>
        <w:t>xyz</w:t>
      </w:r>
      <w:proofErr w:type="spellEnd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2098"/>
        <w:gridCol w:w="2098"/>
        <w:gridCol w:w="2098"/>
      </w:tblGrid>
      <w:tr w:rsidR="00FA3ABF" w14:paraId="720CAEE7" w14:textId="77777777"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38B63963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41C45153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2370A622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33A23D0B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</w:tr>
      <w:tr w:rsidR="00FA3ABF" w14:paraId="307350A3" w14:textId="77777777">
        <w:tc>
          <w:tcPr>
            <w:tcW w:w="2098" w:type="dxa"/>
            <w:tcBorders>
              <w:top w:val="single" w:sz="12" w:space="0" w:color="auto"/>
            </w:tcBorders>
          </w:tcPr>
          <w:p w14:paraId="6B9EC0F0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445C9C1E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2FDDF827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7185AE0E" w14:textId="77777777" w:rsidR="00FA3ABF" w:rsidRDefault="00FA3ABF"/>
        </w:tc>
      </w:tr>
      <w:tr w:rsidR="00FA3ABF" w14:paraId="32744033" w14:textId="77777777">
        <w:tc>
          <w:tcPr>
            <w:tcW w:w="2098" w:type="dxa"/>
          </w:tcPr>
          <w:p w14:paraId="52E9594D" w14:textId="77777777" w:rsidR="00FA3ABF" w:rsidRDefault="00FA3ABF"/>
        </w:tc>
        <w:tc>
          <w:tcPr>
            <w:tcW w:w="2098" w:type="dxa"/>
          </w:tcPr>
          <w:p w14:paraId="5D13C1E0" w14:textId="77777777" w:rsidR="00FA3ABF" w:rsidRDefault="00FA3ABF"/>
        </w:tc>
        <w:tc>
          <w:tcPr>
            <w:tcW w:w="2098" w:type="dxa"/>
          </w:tcPr>
          <w:p w14:paraId="5A01A596" w14:textId="77777777" w:rsidR="00FA3ABF" w:rsidRDefault="00FA3ABF"/>
        </w:tc>
        <w:tc>
          <w:tcPr>
            <w:tcW w:w="2098" w:type="dxa"/>
          </w:tcPr>
          <w:p w14:paraId="0C3A44F6" w14:textId="77777777" w:rsidR="00FA3ABF" w:rsidRDefault="00FA3ABF"/>
        </w:tc>
      </w:tr>
    </w:tbl>
    <w:p w14:paraId="30CFAC29" w14:textId="77777777" w:rsidR="00FA3ABF" w:rsidRDefault="00FA3ABF">
      <w:r>
        <w:t>Rozměrné tabulky se vkládají do příloh, které se číslují samostatně římskými číslicemi a mají svůj název.</w:t>
      </w:r>
    </w:p>
    <w:p w14:paraId="2A0C6D40" w14:textId="77777777" w:rsidR="00FA3ABF" w:rsidRDefault="00FA3ABF">
      <w:proofErr w:type="gramStart"/>
      <w:r w:rsidRPr="003606D9">
        <w:rPr>
          <w:rStyle w:val="NadpisneslovanChar"/>
        </w:rPr>
        <w:lastRenderedPageBreak/>
        <w:t xml:space="preserve">Rovnice </w:t>
      </w:r>
      <w:r>
        <w:t>- centrovaná</w:t>
      </w:r>
      <w:proofErr w:type="gramEnd"/>
      <w:r>
        <w:t>, číslování na pravém okraji, arabskými číslicemi</w:t>
      </w:r>
      <w:r w:rsidR="00CC4D14">
        <w:t>.</w:t>
      </w:r>
      <w:r>
        <w:t xml:space="preserve"> </w:t>
      </w:r>
    </w:p>
    <w:p w14:paraId="39C7E740" w14:textId="77777777" w:rsidR="00FA3ABF" w:rsidRPr="00CC4D14" w:rsidRDefault="00FA3ABF" w:rsidP="003606D9">
      <w:pPr>
        <w:tabs>
          <w:tab w:val="center" w:pos="5670"/>
          <w:tab w:val="right" w:pos="9214"/>
        </w:tabs>
      </w:pPr>
      <w:r w:rsidRPr="00FC7A73">
        <w:tab/>
      </w:r>
      <w:r w:rsidR="00CC4D14" w:rsidRPr="00CC4D14">
        <w:t>F</w:t>
      </w:r>
      <w:r w:rsidR="00CC4D14" w:rsidRPr="00CC4D14">
        <w:rPr>
          <w:szCs w:val="24"/>
          <w:vertAlign w:val="subscript"/>
        </w:rPr>
        <w:t>N</w:t>
      </w:r>
      <w:r w:rsidR="00CC4D14" w:rsidRPr="00CC4D14">
        <w:t xml:space="preserve">= </w:t>
      </w:r>
      <w:proofErr w:type="spellStart"/>
      <w:proofErr w:type="gramStart"/>
      <w:r w:rsidR="00CC4D14" w:rsidRPr="00CC4D14">
        <w:t>Z</w:t>
      </w:r>
      <w:r w:rsidR="00CC4D14" w:rsidRPr="00CC4D14">
        <w:rPr>
          <w:szCs w:val="24"/>
          <w:vertAlign w:val="subscript"/>
        </w:rPr>
        <w:t>N</w:t>
      </w:r>
      <w:r w:rsidR="00CC4D14" w:rsidRPr="00CC4D14">
        <w:t>.</w:t>
      </w:r>
      <w:r w:rsidR="00CC4D14">
        <w:t>p</w:t>
      </w:r>
      <w:proofErr w:type="spellEnd"/>
      <w:proofErr w:type="gramEnd"/>
      <w:r w:rsidR="00CC4D14">
        <w:t xml:space="preserve"> </w:t>
      </w:r>
      <w:r w:rsidR="003606D9">
        <w:tab/>
      </w:r>
      <w:r w:rsidRPr="00CC4D14">
        <w:t>(</w:t>
      </w:r>
      <w:r>
        <w:fldChar w:fldCharType="begin"/>
      </w:r>
      <w:r w:rsidRPr="00CC4D14">
        <w:instrText xml:space="preserve"> SEQ rovnice \* MERGEFORMAT </w:instrText>
      </w:r>
      <w:r>
        <w:fldChar w:fldCharType="separate"/>
      </w:r>
      <w:r w:rsidR="00B26B77">
        <w:rPr>
          <w:noProof/>
        </w:rPr>
        <w:t>1</w:t>
      </w:r>
      <w:r>
        <w:fldChar w:fldCharType="end"/>
      </w:r>
      <w:r w:rsidRPr="00CC4D14">
        <w:t>)</w:t>
      </w:r>
    </w:p>
    <w:p w14:paraId="44FF422A" w14:textId="77777777" w:rsidR="00CC4D14" w:rsidRDefault="00CC4D14">
      <w:pPr>
        <w:rPr>
          <w:b/>
        </w:rPr>
      </w:pPr>
    </w:p>
    <w:p w14:paraId="0F9A1CC7" w14:textId="77777777" w:rsidR="00FA3ABF" w:rsidRDefault="00FA3ABF">
      <w:pPr>
        <w:rPr>
          <w:b/>
        </w:rPr>
      </w:pPr>
      <w:r>
        <w:rPr>
          <w:b/>
        </w:rPr>
        <w:t>Textová část by zpravidla měla obsahovat</w:t>
      </w:r>
      <w:r w:rsidR="004200FD">
        <w:rPr>
          <w:b/>
        </w:rPr>
        <w:t xml:space="preserve"> také</w:t>
      </w:r>
      <w:r>
        <w:rPr>
          <w:b/>
        </w:rPr>
        <w:t>:</w:t>
      </w:r>
    </w:p>
    <w:p w14:paraId="264EB7C4" w14:textId="77777777" w:rsidR="002C2907" w:rsidRPr="00633F16" w:rsidRDefault="002C2907">
      <w:r>
        <w:rPr>
          <w:b/>
        </w:rPr>
        <w:t xml:space="preserve">Cíl práce - </w:t>
      </w:r>
      <w:r w:rsidR="00633F16">
        <w:t xml:space="preserve">- musí být věcné a jednoznačné. Nabízí-li se možnost více variantního postupu řešení, pak by mělo být součástí této kapitoly taky zdůvodnění zvoleného postupu (včetně formálních, věcných, </w:t>
      </w:r>
      <w:proofErr w:type="gramStart"/>
      <w:r w:rsidR="00633F16">
        <w:t>technických</w:t>
      </w:r>
      <w:proofErr w:type="gramEnd"/>
      <w:r w:rsidR="00633F16">
        <w:t xml:space="preserve"> popř. finančních, organizačních a jiných omezení). Tato kapitola činí svým rozsahem přibližně </w:t>
      </w:r>
      <w:proofErr w:type="gramStart"/>
      <w:r w:rsidR="00633F16">
        <w:t xml:space="preserve">2 </w:t>
      </w:r>
      <w:r w:rsidR="00633F16">
        <w:rPr>
          <w:szCs w:val="24"/>
        </w:rPr>
        <w:t xml:space="preserve">- </w:t>
      </w:r>
      <w:r w:rsidR="00633F16">
        <w:t>3</w:t>
      </w:r>
      <w:proofErr w:type="gramEnd"/>
      <w:r w:rsidR="00633F16">
        <w:t xml:space="preserve"> stránky.</w:t>
      </w:r>
    </w:p>
    <w:p w14:paraId="34EC99E5" w14:textId="77777777" w:rsidR="00A67D31" w:rsidRDefault="00A67D31">
      <w:r w:rsidRPr="002C2907">
        <w:rPr>
          <w:b/>
        </w:rPr>
        <w:t>Technické zpracování</w:t>
      </w:r>
      <w:r>
        <w:t xml:space="preserve"> – student vysvětlí jakým způsobem je aplikace zpracována, popíše technické řešení daného úkolu. Vhodnou součástí </w:t>
      </w:r>
      <w:proofErr w:type="gramStart"/>
      <w:r>
        <w:t>je</w:t>
      </w:r>
      <w:r w:rsidR="001C61A6">
        <w:t xml:space="preserve">  návrh</w:t>
      </w:r>
      <w:proofErr w:type="gramEnd"/>
      <w:r w:rsidR="001C61A6">
        <w:t xml:space="preserve"> databáze a návrh tříd. Pokud byly použity nějaké části aplikace </w:t>
      </w:r>
      <w:r w:rsidR="00C5622F">
        <w:t xml:space="preserve">(myšlen design, obrázky, část kódu apod.) </w:t>
      </w:r>
      <w:r w:rsidR="001C61A6">
        <w:t xml:space="preserve">z jiných zdrojů, je nutné je zde uvést. </w:t>
      </w:r>
    </w:p>
    <w:p w14:paraId="73D8A8CD" w14:textId="77777777" w:rsidR="0083359E" w:rsidRDefault="00FA3ABF">
      <w:r w:rsidRPr="00633F16">
        <w:rPr>
          <w:b/>
        </w:rPr>
        <w:t xml:space="preserve">Diskuse </w:t>
      </w:r>
      <w:proofErr w:type="gramStart"/>
      <w:r w:rsidRPr="00633F16">
        <w:rPr>
          <w:b/>
        </w:rPr>
        <w:t>výsledků</w:t>
      </w:r>
      <w:r>
        <w:t xml:space="preserve"> - patří</w:t>
      </w:r>
      <w:proofErr w:type="gramEnd"/>
      <w:r>
        <w:t xml:space="preserve"> k nosným částem práce. </w:t>
      </w:r>
    </w:p>
    <w:p w14:paraId="59D0ACAB" w14:textId="77777777" w:rsidR="00633F16" w:rsidRPr="0083359E" w:rsidRDefault="00633F16">
      <w:r w:rsidRPr="003606D9">
        <w:rPr>
          <w:b/>
        </w:rPr>
        <w:t>Uživatelská dokumentace</w:t>
      </w:r>
      <w:r>
        <w:t xml:space="preserve"> </w:t>
      </w:r>
      <w:r w:rsidR="003606D9">
        <w:t>–</w:t>
      </w:r>
      <w:r>
        <w:t xml:space="preserve"> </w:t>
      </w:r>
      <w:r w:rsidR="003606D9">
        <w:t>popis funkčnosti jednotlivých částí projektu</w:t>
      </w:r>
    </w:p>
    <w:p w14:paraId="357D010D" w14:textId="77777777" w:rsidR="00FA3ABF" w:rsidRDefault="00FA3ABF" w:rsidP="003606D9">
      <w:pPr>
        <w:pStyle w:val="NadpisHlavniNecisl"/>
      </w:pPr>
      <w:bookmarkStart w:id="71" w:name="_Toc37577734"/>
      <w:bookmarkStart w:id="72" w:name="_Toc225217933"/>
      <w:r>
        <w:lastRenderedPageBreak/>
        <w:t>Závěr</w:t>
      </w:r>
      <w:bookmarkEnd w:id="71"/>
      <w:bookmarkEnd w:id="72"/>
    </w:p>
    <w:p w14:paraId="179E1CE7" w14:textId="77777777" w:rsidR="00FA3ABF" w:rsidRDefault="00FA3ABF">
      <w:r>
        <w:t>Je jen stručným shrnutím nejvýznamnějších závěrů a poz</w:t>
      </w:r>
      <w:r w:rsidR="008F4064">
        <w:t>natků. Doporučuje se v rozsahu 0,5 až 1 strana</w:t>
      </w:r>
      <w:r>
        <w:t>.</w:t>
      </w:r>
    </w:p>
    <w:p w14:paraId="27C780D8" w14:textId="77777777" w:rsidR="00FA3ABF" w:rsidRDefault="00FA3ABF" w:rsidP="003606D9">
      <w:pPr>
        <w:pStyle w:val="NadpisHlavniNecisl"/>
      </w:pPr>
      <w:bookmarkStart w:id="73" w:name="_Toc37577735"/>
      <w:bookmarkStart w:id="74" w:name="_Toc225217934"/>
      <w:r>
        <w:lastRenderedPageBreak/>
        <w:t>seznam použité literatury</w:t>
      </w:r>
      <w:bookmarkEnd w:id="73"/>
      <w:bookmarkEnd w:id="74"/>
    </w:p>
    <w:p w14:paraId="2BA6976A" w14:textId="77777777" w:rsidR="0066219A" w:rsidRDefault="00D5716B">
      <w:pPr>
        <w:pStyle w:val="Literatura"/>
      </w:pPr>
      <w:r>
        <w:t xml:space="preserve">Cihelková, E. a </w:t>
      </w:r>
      <w:proofErr w:type="spellStart"/>
      <w:proofErr w:type="gramStart"/>
      <w:r>
        <w:t>kol.:Světová</w:t>
      </w:r>
      <w:proofErr w:type="spellEnd"/>
      <w:proofErr w:type="gramEnd"/>
      <w:r>
        <w:t xml:space="preserve"> ekonomika. Praha, ETC </w:t>
      </w:r>
      <w:proofErr w:type="spellStart"/>
      <w:r>
        <w:t>Publishing</w:t>
      </w:r>
      <w:proofErr w:type="spellEnd"/>
      <w:r>
        <w:t xml:space="preserve">, 1997. </w:t>
      </w:r>
    </w:p>
    <w:p w14:paraId="310B9925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>ISBN 80-86006-48-4.</w:t>
      </w:r>
    </w:p>
    <w:p w14:paraId="24FEFFE7" w14:textId="77777777" w:rsidR="00D5716B" w:rsidRDefault="00D5716B" w:rsidP="00D5716B">
      <w:pPr>
        <w:pStyle w:val="Literatura"/>
      </w:pPr>
      <w:proofErr w:type="spellStart"/>
      <w:r>
        <w:t>Samuelson</w:t>
      </w:r>
      <w:proofErr w:type="spellEnd"/>
      <w:r>
        <w:t xml:space="preserve">, P. A., </w:t>
      </w:r>
      <w:proofErr w:type="spellStart"/>
      <w:r>
        <w:t>Nordhaus</w:t>
      </w:r>
      <w:proofErr w:type="spellEnd"/>
      <w:r>
        <w:t xml:space="preserve">, W. </w:t>
      </w:r>
      <w:proofErr w:type="spellStart"/>
      <w:proofErr w:type="gramStart"/>
      <w:r>
        <w:t>D.:Ekonomie</w:t>
      </w:r>
      <w:proofErr w:type="spellEnd"/>
      <w:proofErr w:type="gramEnd"/>
      <w:r>
        <w:t>, Praha, Svoboda 1991</w:t>
      </w:r>
    </w:p>
    <w:p w14:paraId="65AC0420" w14:textId="77777777" w:rsidR="0066219A" w:rsidRDefault="00D5716B">
      <w:pPr>
        <w:pStyle w:val="Literatura"/>
      </w:pPr>
      <w:r>
        <w:t xml:space="preserve">Dědič, J. a </w:t>
      </w:r>
      <w:proofErr w:type="spellStart"/>
      <w:proofErr w:type="gramStart"/>
      <w:r>
        <w:t>kol.:Učebnice</w:t>
      </w:r>
      <w:proofErr w:type="spellEnd"/>
      <w:proofErr w:type="gramEnd"/>
      <w:r>
        <w:t xml:space="preserve"> práva. Praha, PROSPEKTRUM 1995.</w:t>
      </w:r>
    </w:p>
    <w:p w14:paraId="13273D35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 xml:space="preserve"> ISBN 80-7175</w:t>
      </w:r>
      <w:r w:rsidR="0066219A">
        <w:t>-006-9</w:t>
      </w:r>
    </w:p>
    <w:p w14:paraId="6363DE36" w14:textId="77777777" w:rsidR="00FA3ABF" w:rsidRDefault="00FA3ABF">
      <w:pPr>
        <w:jc w:val="both"/>
      </w:pPr>
    </w:p>
    <w:p w14:paraId="0950B428" w14:textId="77777777" w:rsidR="00FA3ABF" w:rsidRPr="00781332" w:rsidRDefault="00FA3ABF">
      <w:pPr>
        <w:jc w:val="both"/>
      </w:pPr>
      <w:r>
        <w:t>Citace literatury se řídí platnou normou ČSN 01 0197 (bibliografické citace). Podrobné informace o citování literatury v odborné práci (i e</w:t>
      </w:r>
      <w:r w:rsidR="00F43695">
        <w:t>lektronických zdrojů) najdete</w:t>
      </w:r>
      <w:r>
        <w:t xml:space="preserve"> </w:t>
      </w:r>
      <w:r w:rsidR="00F43695">
        <w:t xml:space="preserve">v dokumentu </w:t>
      </w:r>
      <w:r w:rsidR="00A54478">
        <w:t>citace</w:t>
      </w:r>
      <w:r w:rsidR="00553505" w:rsidRPr="00F43695">
        <w:t>.</w:t>
      </w:r>
      <w:r w:rsidR="00553505" w:rsidRPr="00A54478">
        <w:t>pdf</w:t>
      </w:r>
    </w:p>
    <w:p w14:paraId="781C23A4" w14:textId="77777777" w:rsidR="00FA3ABF" w:rsidRDefault="00FA3ABF">
      <w:pPr>
        <w:jc w:val="both"/>
      </w:pPr>
      <w:r>
        <w:t>Odkazy na literaturu v textu jsou vložené do kulatých závorek a arabská číslice musí korespondovat s pramenem uvedeným v seznamu literatury.</w:t>
      </w:r>
    </w:p>
    <w:p w14:paraId="6A9044DC" w14:textId="77777777" w:rsidR="00FA3ABF" w:rsidRDefault="00FA3ABF">
      <w:pPr>
        <w:jc w:val="both"/>
      </w:pPr>
      <w:r>
        <w:t>Např.: (3), (18, 25, 33), (32-36, 42) ...</w:t>
      </w:r>
    </w:p>
    <w:p w14:paraId="3BAE968C" w14:textId="77777777" w:rsidR="00FA3ABF" w:rsidRDefault="00FA3ABF"/>
    <w:p w14:paraId="33D23E8B" w14:textId="77777777" w:rsidR="00FA3ABF" w:rsidRDefault="00FA3ABF" w:rsidP="003606D9">
      <w:pPr>
        <w:pStyle w:val="NadpisHlavniNecisl"/>
      </w:pPr>
      <w:bookmarkStart w:id="75" w:name="_Toc37577736"/>
      <w:bookmarkStart w:id="76" w:name="_Toc225217935"/>
      <w:r>
        <w:lastRenderedPageBreak/>
        <w:t>Seznam použitých symbolů a zkratek</w:t>
      </w:r>
      <w:bookmarkEnd w:id="75"/>
      <w:bookmarkEnd w:id="76"/>
    </w:p>
    <w:p w14:paraId="23B6317D" w14:textId="77777777" w:rsidR="00FA3ABF" w:rsidRDefault="00FA3ABF"/>
    <w:p w14:paraId="1F955DD5" w14:textId="77777777" w:rsidR="00FA3ABF" w:rsidRDefault="00FA3ABF" w:rsidP="003606D9">
      <w:pPr>
        <w:pStyle w:val="NadpisHlavniNecisl"/>
      </w:pPr>
      <w:bookmarkStart w:id="77" w:name="_Toc37577737"/>
      <w:bookmarkStart w:id="78" w:name="_Toc225217936"/>
      <w:r>
        <w:lastRenderedPageBreak/>
        <w:t>Seznam obrázků</w:t>
      </w:r>
      <w:bookmarkEnd w:id="77"/>
      <w:bookmarkEnd w:id="78"/>
    </w:p>
    <w:p w14:paraId="403D6A8D" w14:textId="77777777" w:rsidR="00FA3ABF" w:rsidRDefault="00FA3ABF">
      <w:pPr>
        <w:pStyle w:val="Seznamobrzk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B26B77">
        <w:t>6</w:t>
      </w:r>
      <w:r>
        <w:fldChar w:fldCharType="end"/>
      </w:r>
    </w:p>
    <w:p w14:paraId="0F2D8994" w14:textId="77777777" w:rsidR="00FA3ABF" w:rsidRDefault="00FA3ABF">
      <w:r>
        <w:fldChar w:fldCharType="end"/>
      </w:r>
    </w:p>
    <w:p w14:paraId="6103AAE3" w14:textId="77777777" w:rsidR="00FA3ABF" w:rsidRDefault="00FA3ABF" w:rsidP="003606D9">
      <w:pPr>
        <w:pStyle w:val="NadpisHlavniNecisl"/>
      </w:pPr>
      <w:bookmarkStart w:id="79" w:name="_Toc37577738"/>
      <w:bookmarkStart w:id="80" w:name="_Toc225217937"/>
      <w:r>
        <w:lastRenderedPageBreak/>
        <w:t>Seznam tabulek</w:t>
      </w:r>
      <w:bookmarkEnd w:id="79"/>
      <w:bookmarkEnd w:id="80"/>
    </w:p>
    <w:p w14:paraId="64BFA22D" w14:textId="77777777" w:rsidR="00FA3ABF" w:rsidRDefault="00FA3ABF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B26B77">
        <w:t>6</w:t>
      </w:r>
      <w:r>
        <w:fldChar w:fldCharType="end"/>
      </w:r>
    </w:p>
    <w:p w14:paraId="26BD7EC7" w14:textId="77777777" w:rsidR="00FA3ABF" w:rsidRDefault="00FA3ABF">
      <w:r>
        <w:fldChar w:fldCharType="end"/>
      </w:r>
    </w:p>
    <w:p w14:paraId="4EB55762" w14:textId="77777777" w:rsidR="00FA3ABF" w:rsidRDefault="00FA3ABF">
      <w:bookmarkStart w:id="81" w:name="_Toc420374803"/>
    </w:p>
    <w:p w14:paraId="1DE62232" w14:textId="77777777" w:rsidR="00FA3ABF" w:rsidRDefault="00FA3ABF"/>
    <w:p w14:paraId="20BA989B" w14:textId="77777777" w:rsidR="00FA3ABF" w:rsidRDefault="00FA3ABF" w:rsidP="003606D9">
      <w:pPr>
        <w:pStyle w:val="NadpisHlavniNecisl"/>
      </w:pPr>
      <w:bookmarkStart w:id="82" w:name="_Toc37577739"/>
      <w:bookmarkStart w:id="83" w:name="_Toc225217938"/>
      <w:bookmarkEnd w:id="81"/>
      <w:r>
        <w:lastRenderedPageBreak/>
        <w:t>seznam Příloh</w:t>
      </w:r>
      <w:bookmarkEnd w:id="82"/>
      <w:bookmarkEnd w:id="83"/>
    </w:p>
    <w:p w14:paraId="317D2DE1" w14:textId="77777777" w:rsidR="00FA3ABF" w:rsidRDefault="00FA3ABF">
      <w:r>
        <w:t>Pokud je jich více, na toto místo umístit jejich seznam</w:t>
      </w:r>
    </w:p>
    <w:p w14:paraId="06527F48" w14:textId="08AD12E1" w:rsidR="002335C9" w:rsidRDefault="002335C9">
      <w:r>
        <w:t xml:space="preserve">//tady bude odkaz na </w:t>
      </w:r>
      <w:proofErr w:type="spellStart"/>
      <w:r>
        <w:t>repositar</w:t>
      </w:r>
      <w:proofErr w:type="spellEnd"/>
      <w:r>
        <w:t xml:space="preserve"> na </w:t>
      </w:r>
      <w:proofErr w:type="spellStart"/>
      <w:r>
        <w:t>github</w:t>
      </w:r>
      <w:proofErr w:type="spellEnd"/>
    </w:p>
    <w:p w14:paraId="2A55D3BA" w14:textId="77777777" w:rsidR="00FA3ABF" w:rsidRDefault="00FA3ABF"/>
    <w:p w14:paraId="39A848E2" w14:textId="77777777" w:rsidR="00FA3ABF" w:rsidRDefault="00FA3ABF"/>
    <w:sectPr w:rsidR="00FA3ABF" w:rsidSect="002C2907">
      <w:headerReference w:type="default" r:id="rId14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6454A" w14:textId="77777777" w:rsidR="00664AEC" w:rsidRDefault="00664AEC">
      <w:r>
        <w:separator/>
      </w:r>
    </w:p>
  </w:endnote>
  <w:endnote w:type="continuationSeparator" w:id="0">
    <w:p w14:paraId="519D0A22" w14:textId="77777777" w:rsidR="00664AEC" w:rsidRDefault="0066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F7B5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092BC0E3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664A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2A37" w14:textId="77777777" w:rsidR="00664AEC" w:rsidRDefault="00664AEC">
      <w:r>
        <w:separator/>
      </w:r>
    </w:p>
  </w:footnote>
  <w:footnote w:type="continuationSeparator" w:id="0">
    <w:p w14:paraId="04ADA0EC" w14:textId="77777777" w:rsidR="00664AEC" w:rsidRDefault="00664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E5A3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6B9CA29C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F2E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5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FB33A2D"/>
    <w:multiLevelType w:val="hybridMultilevel"/>
    <w:tmpl w:val="3A727488"/>
    <w:lvl w:ilvl="0" w:tplc="A1500E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1C190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0B28C8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7443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E81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24B1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ECE5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827FE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584BC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99194461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898252391">
    <w:abstractNumId w:val="15"/>
  </w:num>
  <w:num w:numId="3" w16cid:durableId="766969094">
    <w:abstractNumId w:val="14"/>
  </w:num>
  <w:num w:numId="4" w16cid:durableId="1208027556">
    <w:abstractNumId w:val="16"/>
  </w:num>
  <w:num w:numId="5" w16cid:durableId="1515344419">
    <w:abstractNumId w:val="13"/>
  </w:num>
  <w:num w:numId="6" w16cid:durableId="884759725">
    <w:abstractNumId w:val="12"/>
  </w:num>
  <w:num w:numId="7" w16cid:durableId="2133281695">
    <w:abstractNumId w:val="8"/>
  </w:num>
  <w:num w:numId="8" w16cid:durableId="678851191">
    <w:abstractNumId w:val="3"/>
  </w:num>
  <w:num w:numId="9" w16cid:durableId="264968619">
    <w:abstractNumId w:val="2"/>
  </w:num>
  <w:num w:numId="10" w16cid:durableId="1177042093">
    <w:abstractNumId w:val="1"/>
  </w:num>
  <w:num w:numId="11" w16cid:durableId="514419314">
    <w:abstractNumId w:val="0"/>
  </w:num>
  <w:num w:numId="12" w16cid:durableId="618754580">
    <w:abstractNumId w:val="9"/>
  </w:num>
  <w:num w:numId="13" w16cid:durableId="232130904">
    <w:abstractNumId w:val="7"/>
  </w:num>
  <w:num w:numId="14" w16cid:durableId="1492410653">
    <w:abstractNumId w:val="6"/>
  </w:num>
  <w:num w:numId="15" w16cid:durableId="1733239246">
    <w:abstractNumId w:val="5"/>
  </w:num>
  <w:num w:numId="16" w16cid:durableId="609550343">
    <w:abstractNumId w:val="4"/>
  </w:num>
  <w:num w:numId="17" w16cid:durableId="142464844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in Pelikán">
    <w15:presenceInfo w15:providerId="AD" w15:userId="S::pelikan_robin@oauh.cz::ef54e3de-4607-41b2-b519-3b9b16e998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2129C"/>
    <w:rsid w:val="00026CAB"/>
    <w:rsid w:val="00034EE8"/>
    <w:rsid w:val="00043948"/>
    <w:rsid w:val="00043D1B"/>
    <w:rsid w:val="00123E5A"/>
    <w:rsid w:val="0012562D"/>
    <w:rsid w:val="001573C0"/>
    <w:rsid w:val="001717A4"/>
    <w:rsid w:val="001A03ED"/>
    <w:rsid w:val="001A4A71"/>
    <w:rsid w:val="001C61A6"/>
    <w:rsid w:val="001F4BFC"/>
    <w:rsid w:val="002009FF"/>
    <w:rsid w:val="002335C9"/>
    <w:rsid w:val="002823F5"/>
    <w:rsid w:val="002A12CC"/>
    <w:rsid w:val="002C2907"/>
    <w:rsid w:val="002C5B37"/>
    <w:rsid w:val="002F7C7D"/>
    <w:rsid w:val="00321BC7"/>
    <w:rsid w:val="0032578D"/>
    <w:rsid w:val="00327B47"/>
    <w:rsid w:val="003606D9"/>
    <w:rsid w:val="003730B1"/>
    <w:rsid w:val="003873E1"/>
    <w:rsid w:val="003B2B9F"/>
    <w:rsid w:val="003C7611"/>
    <w:rsid w:val="003D7D11"/>
    <w:rsid w:val="003F38FC"/>
    <w:rsid w:val="003F3D8C"/>
    <w:rsid w:val="004200FD"/>
    <w:rsid w:val="0043754F"/>
    <w:rsid w:val="004728A2"/>
    <w:rsid w:val="00502136"/>
    <w:rsid w:val="005125D1"/>
    <w:rsid w:val="0052473C"/>
    <w:rsid w:val="005444C8"/>
    <w:rsid w:val="00553505"/>
    <w:rsid w:val="0058561A"/>
    <w:rsid w:val="005A54D4"/>
    <w:rsid w:val="006279D4"/>
    <w:rsid w:val="00633F16"/>
    <w:rsid w:val="0066219A"/>
    <w:rsid w:val="00664AEC"/>
    <w:rsid w:val="00665C92"/>
    <w:rsid w:val="00691B79"/>
    <w:rsid w:val="006949E3"/>
    <w:rsid w:val="006B5086"/>
    <w:rsid w:val="00781332"/>
    <w:rsid w:val="00795DA3"/>
    <w:rsid w:val="007C3804"/>
    <w:rsid w:val="007F29A8"/>
    <w:rsid w:val="0083359E"/>
    <w:rsid w:val="008E72AE"/>
    <w:rsid w:val="008F4064"/>
    <w:rsid w:val="0093141B"/>
    <w:rsid w:val="00946415"/>
    <w:rsid w:val="00965CED"/>
    <w:rsid w:val="009A027A"/>
    <w:rsid w:val="009B4361"/>
    <w:rsid w:val="009C34A3"/>
    <w:rsid w:val="00A53B98"/>
    <w:rsid w:val="00A54478"/>
    <w:rsid w:val="00A659CE"/>
    <w:rsid w:val="00A67D31"/>
    <w:rsid w:val="00A91930"/>
    <w:rsid w:val="00AB1737"/>
    <w:rsid w:val="00AF47F3"/>
    <w:rsid w:val="00B26B77"/>
    <w:rsid w:val="00BD3ABB"/>
    <w:rsid w:val="00BD4B81"/>
    <w:rsid w:val="00C15587"/>
    <w:rsid w:val="00C32440"/>
    <w:rsid w:val="00C47542"/>
    <w:rsid w:val="00C5622F"/>
    <w:rsid w:val="00C622B6"/>
    <w:rsid w:val="00C723C9"/>
    <w:rsid w:val="00C87FC8"/>
    <w:rsid w:val="00C95710"/>
    <w:rsid w:val="00CB48AF"/>
    <w:rsid w:val="00CC4D14"/>
    <w:rsid w:val="00D5716B"/>
    <w:rsid w:val="00D919B1"/>
    <w:rsid w:val="00DE7910"/>
    <w:rsid w:val="00E115D1"/>
    <w:rsid w:val="00E12052"/>
    <w:rsid w:val="00E40621"/>
    <w:rsid w:val="00E86F3E"/>
    <w:rsid w:val="00EB01DF"/>
    <w:rsid w:val="00EC52CD"/>
    <w:rsid w:val="00F23FF9"/>
    <w:rsid w:val="00F433EA"/>
    <w:rsid w:val="00F43695"/>
    <w:rsid w:val="00F52B63"/>
    <w:rsid w:val="00F72AC0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27A911C5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semiHidden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semiHidden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semiHidden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  <w:style w:type="paragraph" w:styleId="Revize">
    <w:name w:val="Revision"/>
    <w:hidden/>
    <w:uiPriority w:val="99"/>
    <w:semiHidden/>
    <w:rsid w:val="009C34A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DP04.dot</Template>
  <TotalTime>37</TotalTime>
  <Pages>16</Pages>
  <Words>1328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Robin Pelikán</cp:lastModifiedBy>
  <cp:revision>3</cp:revision>
  <cp:lastPrinted>2003-04-09T07:02:00Z</cp:lastPrinted>
  <dcterms:created xsi:type="dcterms:W3CDTF">2026-02-24T07:50:00Z</dcterms:created>
  <dcterms:modified xsi:type="dcterms:W3CDTF">2026-02-24T08:26:00Z</dcterms:modified>
</cp:coreProperties>
</file>